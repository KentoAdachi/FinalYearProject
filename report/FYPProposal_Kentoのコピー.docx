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0D87F" w14:textId="77777777" w:rsidR="00E067A8" w:rsidRDefault="00641FC1" w:rsidP="00E067A8">
      <w:pPr>
        <w:pStyle w:val="COVERANDMAINFONT"/>
      </w:pPr>
      <w:bookmarkStart w:id="0" w:name="_Hlk482136194"/>
      <w:bookmarkEnd w:id="0"/>
      <w:r w:rsidRPr="00641FC1">
        <w:t>TITLE IN CAPITAL LETTERS</w:t>
      </w:r>
    </w:p>
    <w:p w14:paraId="7A4E4DFC" w14:textId="77777777" w:rsidR="00192349" w:rsidRPr="00E067A8" w:rsidRDefault="00192349" w:rsidP="00E067A8">
      <w:pPr>
        <w:pStyle w:val="COVERANDMAINFONT"/>
      </w:pPr>
      <w:r w:rsidRPr="00641FC1">
        <w:t>TITLE IN CAPITAL LETTERS</w:t>
      </w:r>
    </w:p>
    <w:p w14:paraId="2912B230" w14:textId="77777777" w:rsidR="00192349" w:rsidRPr="00641FC1" w:rsidRDefault="00192349" w:rsidP="005B02CE">
      <w:pPr>
        <w:pStyle w:val="COVERANDMAINFONT"/>
        <w:rPr>
          <w:sz w:val="28"/>
        </w:rPr>
      </w:pPr>
      <w:r w:rsidRPr="00641FC1">
        <w:t>TITLE IN CAPITAL LETTERS</w:t>
      </w:r>
    </w:p>
    <w:p w14:paraId="4D4A95CE" w14:textId="77777777" w:rsidR="00192349" w:rsidRDefault="00192349" w:rsidP="005B02CE">
      <w:pPr>
        <w:pStyle w:val="COVERANDMAINFONT"/>
      </w:pPr>
      <w:r w:rsidRPr="00641FC1">
        <w:t>TITLE IN CAPITAL LETTERS</w:t>
      </w:r>
    </w:p>
    <w:sdt>
      <w:sdtPr>
        <w:id w:val="-261068536"/>
        <w:placeholder>
          <w:docPart w:val="F5C95EB4031E6F4D83BE19FD6767182F"/>
        </w:placeholder>
      </w:sdtPr>
      <w:sdtEndPr/>
      <w:sdtContent>
        <w:p w14:paraId="4161ECC8" w14:textId="77777777" w:rsidR="00D67357" w:rsidRDefault="00D67357" w:rsidP="005B02CE">
          <w:pPr>
            <w:pStyle w:val="COVERANDMAINFONT"/>
          </w:pPr>
        </w:p>
        <w:p w14:paraId="64C5928A" w14:textId="77777777" w:rsidR="00D67357" w:rsidRDefault="00D67357" w:rsidP="005B02CE">
          <w:pPr>
            <w:pStyle w:val="COVERANDMAINFONT"/>
          </w:pPr>
        </w:p>
        <w:p w14:paraId="0A93A8D4" w14:textId="77777777" w:rsidR="00D67357" w:rsidRDefault="00D67357" w:rsidP="005B02CE">
          <w:pPr>
            <w:pStyle w:val="COVERANDMAINFONT"/>
          </w:pPr>
        </w:p>
        <w:p w14:paraId="5DC087AF" w14:textId="77777777" w:rsidR="00D67357" w:rsidRDefault="00D67357" w:rsidP="005B02CE">
          <w:pPr>
            <w:pStyle w:val="COVERANDMAINFONT"/>
          </w:pPr>
        </w:p>
        <w:p w14:paraId="3E222708" w14:textId="77777777" w:rsidR="00D67357" w:rsidRDefault="00D67357" w:rsidP="005B02CE">
          <w:pPr>
            <w:pStyle w:val="COVERANDMAINFONT"/>
          </w:pPr>
        </w:p>
        <w:p w14:paraId="3F402B4F" w14:textId="77777777" w:rsidR="00D67357" w:rsidRDefault="00D67357" w:rsidP="005B02CE">
          <w:pPr>
            <w:pStyle w:val="COVERANDMAINFONT"/>
          </w:pPr>
        </w:p>
        <w:p w14:paraId="1BCA4187" w14:textId="77777777" w:rsidR="00D67357" w:rsidRDefault="00D67357" w:rsidP="005B02CE">
          <w:pPr>
            <w:pStyle w:val="COVERANDMAINFONT"/>
          </w:pPr>
        </w:p>
        <w:p w14:paraId="3940AAFD" w14:textId="77777777" w:rsidR="00D67357" w:rsidRDefault="00D67357" w:rsidP="005B02CE">
          <w:pPr>
            <w:pStyle w:val="COVERANDMAINFONT"/>
          </w:pPr>
        </w:p>
        <w:p w14:paraId="00EC88AD" w14:textId="77777777" w:rsidR="00D67357" w:rsidRDefault="00D67357" w:rsidP="005B02CE">
          <w:pPr>
            <w:pStyle w:val="COVERANDMAINFONT"/>
          </w:pPr>
        </w:p>
        <w:p w14:paraId="0D440362" w14:textId="77777777" w:rsidR="00D67357" w:rsidRDefault="00D67357" w:rsidP="005B02CE">
          <w:pPr>
            <w:pStyle w:val="COVERANDMAINFONT"/>
          </w:pPr>
        </w:p>
        <w:p w14:paraId="0542725D" w14:textId="77777777" w:rsidR="00D67357" w:rsidRPr="00D67357" w:rsidRDefault="00402C40" w:rsidP="005B02CE">
          <w:pPr>
            <w:pStyle w:val="COVERANDMAINFONT"/>
          </w:pPr>
        </w:p>
      </w:sdtContent>
    </w:sdt>
    <w:p w14:paraId="612A1BC2" w14:textId="77777777" w:rsidR="005B02CE" w:rsidRDefault="00192349" w:rsidP="00C90013">
      <w:pPr>
        <w:pStyle w:val="COVERANDMAINFONT"/>
      </w:pPr>
      <w:r>
        <w:t>WAN ZUKI AZMAN WAN MUHAMAD</w:t>
      </w:r>
    </w:p>
    <w:p w14:paraId="2777CBFD" w14:textId="77777777" w:rsidR="00230C5A" w:rsidRPr="00230C5A" w:rsidRDefault="00230C5A" w:rsidP="00230C5A">
      <w:pPr>
        <w:pStyle w:val="COVERANDMAINFONT"/>
      </w:pPr>
    </w:p>
    <w:p w14:paraId="39D97749" w14:textId="77777777" w:rsidR="00230C5A" w:rsidRPr="00230C5A" w:rsidRDefault="00230C5A" w:rsidP="00230C5A">
      <w:pPr>
        <w:pStyle w:val="COVERANDMAINFONT"/>
      </w:pPr>
    </w:p>
    <w:p w14:paraId="66C20535" w14:textId="77777777" w:rsidR="00230C5A" w:rsidRPr="00230C5A" w:rsidRDefault="00230C5A" w:rsidP="00230C5A">
      <w:pPr>
        <w:pStyle w:val="COVERANDMAINFONT"/>
      </w:pPr>
    </w:p>
    <w:sdt>
      <w:sdtPr>
        <w:id w:val="766584115"/>
        <w:lock w:val="sdtContentLocked"/>
        <w:placeholder>
          <w:docPart w:val="F5C95EB4031E6F4D83BE19FD6767182F"/>
        </w:placeholder>
      </w:sdtPr>
      <w:sdtEndPr/>
      <w:sdtContent>
        <w:p w14:paraId="3C4EAC5A" w14:textId="77777777" w:rsidR="00043EB4" w:rsidRPr="00230C5A" w:rsidRDefault="00043EB4" w:rsidP="00230C5A">
          <w:pPr>
            <w:pStyle w:val="COVERANDMAINFONT"/>
          </w:pPr>
        </w:p>
        <w:p w14:paraId="3136DA54" w14:textId="77777777" w:rsidR="00043EB4" w:rsidRPr="00230C5A" w:rsidRDefault="00043EB4" w:rsidP="00230C5A">
          <w:pPr>
            <w:pStyle w:val="COVERANDMAINFONT"/>
          </w:pPr>
        </w:p>
        <w:p w14:paraId="206295FE" w14:textId="77777777" w:rsidR="005B02CE" w:rsidRPr="00230C5A" w:rsidRDefault="005B02CE" w:rsidP="00230C5A">
          <w:pPr>
            <w:pStyle w:val="COVERANDMAINFONT"/>
          </w:pPr>
        </w:p>
        <w:p w14:paraId="01210413" w14:textId="77777777" w:rsidR="00043EB4" w:rsidRPr="00230C5A" w:rsidRDefault="00043EB4" w:rsidP="00230C5A">
          <w:pPr>
            <w:pStyle w:val="COVERANDMAINFONT"/>
          </w:pPr>
        </w:p>
        <w:p w14:paraId="6AA5F55D" w14:textId="77777777" w:rsidR="00043EB4" w:rsidRPr="00230C5A" w:rsidRDefault="00043EB4" w:rsidP="00230C5A">
          <w:pPr>
            <w:pStyle w:val="COVERANDMAINFONT"/>
          </w:pPr>
        </w:p>
        <w:p w14:paraId="7BC2CDEB" w14:textId="77777777" w:rsidR="00C90013" w:rsidRPr="00230C5A" w:rsidRDefault="00C90013" w:rsidP="00230C5A">
          <w:pPr>
            <w:pStyle w:val="COVERANDMAINFONT"/>
          </w:pPr>
        </w:p>
        <w:p w14:paraId="7B62B391" w14:textId="77777777" w:rsidR="00043EB4" w:rsidRPr="00230C5A" w:rsidRDefault="00402C40" w:rsidP="00230C5A">
          <w:pPr>
            <w:pStyle w:val="COVERANDMAINFONT"/>
          </w:pPr>
        </w:p>
      </w:sdtContent>
    </w:sdt>
    <w:sdt>
      <w:sdtPr>
        <w:id w:val="844820515"/>
        <w:lock w:val="sdtContentLocked"/>
        <w:placeholder>
          <w:docPart w:val="F5C95EB4031E6F4D83BE19FD6767182F"/>
        </w:placeholder>
        <w:text/>
      </w:sdtPr>
      <w:sdtEndPr/>
      <w:sdtContent>
        <w:p w14:paraId="148FC3FB" w14:textId="77777777" w:rsidR="00641FC1" w:rsidRDefault="00641FC1" w:rsidP="005B02CE">
          <w:pPr>
            <w:pStyle w:val="COVERANDMAINFONT"/>
            <w:sectPr w:rsidR="00641FC1" w:rsidSect="00084ED0">
              <w:footerReference w:type="even" r:id="rId8"/>
              <w:footerReference w:type="default" r:id="rId9"/>
              <w:footerReference w:type="first" r:id="rId10"/>
              <w:pgSz w:w="11907" w:h="16840" w:code="9"/>
              <w:pgMar w:top="2835" w:right="1843" w:bottom="2835" w:left="1843" w:header="709" w:footer="709" w:gutter="0"/>
              <w:cols w:space="708"/>
              <w:docGrid w:linePitch="360"/>
            </w:sectPr>
          </w:pPr>
          <w:r>
            <w:t>UNIVERSITI TEKNOLOGI MALAYSIA</w:t>
          </w:r>
        </w:p>
      </w:sdtContent>
    </w:sdt>
    <w:p w14:paraId="6A5E22DD" w14:textId="77777777" w:rsidR="003E4B9A" w:rsidRDefault="003E4B9A" w:rsidP="00947D75">
      <w:r>
        <w:rPr>
          <w:noProof/>
          <w:lang w:val="en-US"/>
        </w:rPr>
        <w:lastRenderedPageBreak/>
        <mc:AlternateContent>
          <mc:Choice Requires="wps">
            <w:drawing>
              <wp:inline distT="0" distB="0" distL="0" distR="0" wp14:anchorId="6086F7BC" wp14:editId="34DACF39">
                <wp:extent cx="5196689" cy="597529"/>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689" cy="597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sz w:val="24"/>
                              </w:rPr>
                              <w:id w:val="-954857652"/>
                              <w:lock w:val="sdtContentLocked"/>
                              <w:placeholder>
                                <w:docPart w:val="7C0D40AE96B49F4AAF1891D4624E1395"/>
                              </w:placeholder>
                            </w:sdtPr>
                            <w:sdtEndPr/>
                            <w:sdtContent>
                              <w:p w14:paraId="029AFBCA" w14:textId="77777777" w:rsidR="00A22EB8" w:rsidRDefault="00A22EB8" w:rsidP="00AE47C2">
                                <w:pPr>
                                  <w:pStyle w:val="DECPAGEPSZ"/>
                                </w:pPr>
                                <w:r>
                                  <w:t>PSZ 19:16 (Pind. 1/13)</w:t>
                                </w:r>
                              </w:p>
                              <w:p w14:paraId="0EBA276A" w14:textId="77777777" w:rsidR="00A22EB8" w:rsidRPr="00480AB6" w:rsidRDefault="00A22EB8" w:rsidP="00480AB6">
                                <w:pPr>
                                  <w:pStyle w:val="DECPAGETOP"/>
                                </w:pPr>
                                <w:r w:rsidRPr="00431AE5">
                                  <w:t>UNIVERSITI TEKNOLOGI MALAYSIA</w:t>
                                </w:r>
                              </w:p>
                            </w:sdtContent>
                          </w:sdt>
                          <w:p w14:paraId="1686B560" w14:textId="77777777" w:rsidR="00A22EB8" w:rsidRDefault="00A22EB8" w:rsidP="003E4B9A">
                            <w:pPr>
                              <w:jc w:val="center"/>
                              <w:rPr>
                                <w:rFonts w:ascii="Century Gothic" w:hAnsi="Century Gothic"/>
                                <w:b/>
                                <w:bCs/>
                              </w:rPr>
                            </w:pPr>
                          </w:p>
                          <w:p w14:paraId="48E8E044" w14:textId="77777777" w:rsidR="00A22EB8" w:rsidRDefault="00A22EB8" w:rsidP="003E4B9A">
                            <w:pPr>
                              <w:jc w:val="center"/>
                              <w:rPr>
                                <w:rFonts w:ascii="Century Gothic" w:hAnsi="Century Gothic"/>
                                <w:b/>
                                <w:bCs/>
                              </w:rPr>
                            </w:pPr>
                          </w:p>
                          <w:p w14:paraId="28F079FB" w14:textId="77777777" w:rsidR="00A22EB8" w:rsidRDefault="00A22EB8" w:rsidP="003E4B9A">
                            <w:pPr>
                              <w:jc w:val="center"/>
                              <w:rPr>
                                <w:rFonts w:ascii="Century Gothic" w:hAnsi="Century Gothic"/>
                                <w:b/>
                                <w:bCs/>
                              </w:rPr>
                            </w:pPr>
                          </w:p>
                          <w:p w14:paraId="2C844D87" w14:textId="77777777" w:rsidR="00A22EB8" w:rsidRDefault="00A22EB8" w:rsidP="003E4B9A">
                            <w:pPr>
                              <w:jc w:val="center"/>
                              <w:rPr>
                                <w:rFonts w:ascii="Century Gothic" w:hAnsi="Century Gothic"/>
                                <w:b/>
                                <w:bCs/>
                              </w:rPr>
                            </w:pPr>
                          </w:p>
                          <w:p w14:paraId="6A9F087C" w14:textId="77777777" w:rsidR="00A22EB8" w:rsidRDefault="00A22EB8" w:rsidP="003E4B9A">
                            <w:pPr>
                              <w:jc w:val="center"/>
                              <w:rPr>
                                <w:rFonts w:ascii="Century Gothic" w:hAnsi="Century Gothic"/>
                                <w:b/>
                                <w:bCs/>
                              </w:rPr>
                            </w:pPr>
                          </w:p>
                          <w:p w14:paraId="72157215" w14:textId="77777777" w:rsidR="00A22EB8" w:rsidRDefault="00A22EB8" w:rsidP="003E4B9A">
                            <w:pPr>
                              <w:jc w:val="center"/>
                              <w:rPr>
                                <w:rFonts w:ascii="Century Gothic" w:hAnsi="Century Gothic"/>
                                <w:b/>
                                <w:bCs/>
                              </w:rPr>
                            </w:pPr>
                          </w:p>
                          <w:p w14:paraId="3BC68531" w14:textId="77777777" w:rsidR="00A22EB8" w:rsidRPr="00431AE5" w:rsidRDefault="00A22EB8" w:rsidP="003E4B9A">
                            <w:pPr>
                              <w:jc w:val="center"/>
                              <w:rPr>
                                <w:rFonts w:ascii="Century Gothic" w:hAnsi="Century Gothic"/>
                                <w:b/>
                                <w:bCs/>
                              </w:rPr>
                            </w:pPr>
                          </w:p>
                          <w:p w14:paraId="49F0827D" w14:textId="77777777" w:rsidR="00A22EB8" w:rsidRDefault="00A22EB8" w:rsidP="003E4B9A"/>
                        </w:txbxContent>
                      </wps:txbx>
                      <wps:bodyPr rot="0" vert="horz" wrap="square" lIns="91440" tIns="45720" rIns="91440" bIns="45720" anchor="t" anchorCtr="0" upright="1">
                        <a:noAutofit/>
                      </wps:bodyPr>
                    </wps:wsp>
                  </a:graphicData>
                </a:graphic>
              </wp:inline>
            </w:drawing>
          </mc:Choice>
          <mc:Fallback>
            <w:pict>
              <v:shapetype w14:anchorId="6086F7BC" id="_x0000_t202" coordsize="21600,21600" o:spt="202" path="m,l,21600r21600,l21600,xe">
                <v:stroke joinstyle="miter"/>
                <v:path gradientshapeok="t" o:connecttype="rect"/>
              </v:shapetype>
              <v:shape id="Text Box 6" o:spid="_x0000_s1026" type="#_x0000_t202" style="width:409.2pt;height:4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" filled="f" stroked="f">
                <v:textbox>
                  <w:txbxContent>
                    <w:sdt>
                      <w:sdtPr>
                        <w:rPr>
                          <w:b/>
                          <w:sz w:val="24"/>
                        </w:rPr>
                        <w:id w:val="-954857652"/>
                        <w:lock w:val="sdtContentLocked"/>
                        <w:placeholder>
                          <w:docPart w:val="7C0D40AE96B49F4AAF1891D4624E1395"/>
                        </w:placeholder>
                      </w:sdtPr>
                      <w:sdtEndPr/>
                      <w:sdtContent>
                        <w:p w14:paraId="029AFBCA" w14:textId="77777777" w:rsidR="00A22EB8" w:rsidRDefault="00A22EB8" w:rsidP="00AE47C2">
                          <w:pPr>
                            <w:pStyle w:val="DECPAGEPSZ"/>
                          </w:pPr>
                          <w:r>
                            <w:t>PSZ 19:16 (Pind. 1/13)</w:t>
                          </w:r>
                        </w:p>
                        <w:p w14:paraId="0EBA276A" w14:textId="77777777" w:rsidR="00A22EB8" w:rsidRPr="00480AB6" w:rsidRDefault="00A22EB8" w:rsidP="00480AB6">
                          <w:pPr>
                            <w:pStyle w:val="DECPAGETOP"/>
                          </w:pPr>
                          <w:r w:rsidRPr="00431AE5">
                            <w:t>UNIVERSITI TEKNOLOGI MALAYSIA</w:t>
                          </w:r>
                        </w:p>
                      </w:sdtContent>
                    </w:sdt>
                    <w:p w14:paraId="1686B560" w14:textId="77777777" w:rsidR="00A22EB8" w:rsidRDefault="00A22EB8" w:rsidP="003E4B9A">
                      <w:pPr>
                        <w:jc w:val="center"/>
                        <w:rPr>
                          <w:rFonts w:ascii="Century Gothic" w:hAnsi="Century Gothic"/>
                          <w:b/>
                          <w:bCs/>
                        </w:rPr>
                      </w:pPr>
                    </w:p>
                    <w:p w14:paraId="48E8E044" w14:textId="77777777" w:rsidR="00A22EB8" w:rsidRDefault="00A22EB8" w:rsidP="003E4B9A">
                      <w:pPr>
                        <w:jc w:val="center"/>
                        <w:rPr>
                          <w:rFonts w:ascii="Century Gothic" w:hAnsi="Century Gothic"/>
                          <w:b/>
                          <w:bCs/>
                        </w:rPr>
                      </w:pPr>
                    </w:p>
                    <w:p w14:paraId="28F079FB" w14:textId="77777777" w:rsidR="00A22EB8" w:rsidRDefault="00A22EB8" w:rsidP="003E4B9A">
                      <w:pPr>
                        <w:jc w:val="center"/>
                        <w:rPr>
                          <w:rFonts w:ascii="Century Gothic" w:hAnsi="Century Gothic"/>
                          <w:b/>
                          <w:bCs/>
                        </w:rPr>
                      </w:pPr>
                    </w:p>
                    <w:p w14:paraId="2C844D87" w14:textId="77777777" w:rsidR="00A22EB8" w:rsidRDefault="00A22EB8" w:rsidP="003E4B9A">
                      <w:pPr>
                        <w:jc w:val="center"/>
                        <w:rPr>
                          <w:rFonts w:ascii="Century Gothic" w:hAnsi="Century Gothic"/>
                          <w:b/>
                          <w:bCs/>
                        </w:rPr>
                      </w:pPr>
                    </w:p>
                    <w:p w14:paraId="6A9F087C" w14:textId="77777777" w:rsidR="00A22EB8" w:rsidRDefault="00A22EB8" w:rsidP="003E4B9A">
                      <w:pPr>
                        <w:jc w:val="center"/>
                        <w:rPr>
                          <w:rFonts w:ascii="Century Gothic" w:hAnsi="Century Gothic"/>
                          <w:b/>
                          <w:bCs/>
                        </w:rPr>
                      </w:pPr>
                    </w:p>
                    <w:p w14:paraId="72157215" w14:textId="77777777" w:rsidR="00A22EB8" w:rsidRDefault="00A22EB8" w:rsidP="003E4B9A">
                      <w:pPr>
                        <w:jc w:val="center"/>
                        <w:rPr>
                          <w:rFonts w:ascii="Century Gothic" w:hAnsi="Century Gothic"/>
                          <w:b/>
                          <w:bCs/>
                        </w:rPr>
                      </w:pPr>
                    </w:p>
                    <w:p w14:paraId="3BC68531" w14:textId="77777777" w:rsidR="00A22EB8" w:rsidRPr="00431AE5" w:rsidRDefault="00A22EB8" w:rsidP="003E4B9A">
                      <w:pPr>
                        <w:jc w:val="center"/>
                        <w:rPr>
                          <w:rFonts w:ascii="Century Gothic" w:hAnsi="Century Gothic"/>
                          <w:b/>
                          <w:bCs/>
                        </w:rPr>
                      </w:pPr>
                    </w:p>
                    <w:p w14:paraId="49F0827D" w14:textId="77777777" w:rsidR="00A22EB8" w:rsidRDefault="00A22EB8" w:rsidP="003E4B9A"/>
                  </w:txbxContent>
                </v:textbox>
                <w10:anchorlock/>
              </v:shape>
            </w:pict>
          </mc:Fallback>
        </mc:AlternateContent>
      </w:r>
    </w:p>
    <w:p w14:paraId="386C5858" w14:textId="77777777" w:rsidR="003E4B9A" w:rsidRDefault="003E4B9A" w:rsidP="00947D75">
      <w:r w:rsidRPr="00CC116D">
        <w:rPr>
          <w:noProof/>
          <w:lang w:val="en-US"/>
        </w:rPr>
        <mc:AlternateContent>
          <mc:Choice Requires="wps">
            <w:drawing>
              <wp:inline distT="0" distB="0" distL="0" distR="0" wp14:anchorId="494C9513" wp14:editId="19FFCBCD">
                <wp:extent cx="5220335" cy="7629525"/>
                <wp:effectExtent l="19050" t="19050" r="37465" b="4762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335" cy="7629525"/>
                        </a:xfrm>
                        <a:prstGeom prst="rect">
                          <a:avLst/>
                        </a:prstGeom>
                        <a:solidFill>
                          <a:srgbClr val="FFFFFF"/>
                        </a:solidFill>
                        <a:ln w="57150" cmpd="thickThin">
                          <a:solidFill>
                            <a:srgbClr val="000000"/>
                          </a:solidFill>
                          <a:miter lim="800000"/>
                          <a:headEnd/>
                          <a:tailEnd/>
                        </a:ln>
                      </wps:spPr>
                      <wps:txbx>
                        <w:txbxContent>
                          <w:p w14:paraId="43ED5FDC" w14:textId="77777777" w:rsidR="00A22EB8" w:rsidRPr="00E911BA" w:rsidRDefault="00A22EB8" w:rsidP="00D85EB7">
                            <w:pPr>
                              <w:pStyle w:val="DECPAGETOP"/>
                            </w:pPr>
                            <w:r w:rsidRPr="00E911BA">
                              <w:t>DECLARATION OF THESIS / UNDERGRADUATE PROJECT REPORT AND COPYRIGHT</w:t>
                            </w:r>
                          </w:p>
                          <w:p w14:paraId="04834867" w14:textId="77777777" w:rsidR="00A22EB8" w:rsidRPr="00431AE5" w:rsidRDefault="00A22EB8" w:rsidP="00AA6DF5">
                            <w:pPr>
                              <w:pStyle w:val="FontDeclarationofThesis2"/>
                            </w:pPr>
                            <w:r w:rsidRPr="00431AE5">
                              <w:t xml:space="preserve">Author’s full name </w:t>
                            </w:r>
                            <w:r w:rsidRPr="00431AE5">
                              <w:tab/>
                              <w:t>:</w:t>
                            </w:r>
                            <w:r w:rsidRPr="00431AE5">
                              <w:tab/>
                            </w:r>
                          </w:p>
                          <w:p w14:paraId="3B7D43DA" w14:textId="77777777" w:rsidR="00A22EB8" w:rsidRPr="00431AE5" w:rsidRDefault="00A22EB8" w:rsidP="00E911BA">
                            <w:pPr>
                              <w:pStyle w:val="FontDeclarationofThesis2"/>
                            </w:pPr>
                          </w:p>
                          <w:p w14:paraId="4FA0D105" w14:textId="77777777" w:rsidR="00A22EB8" w:rsidRPr="00431AE5" w:rsidRDefault="00A22EB8" w:rsidP="00AA6DF5">
                            <w:pPr>
                              <w:pStyle w:val="FontDeclarationofThesis2"/>
                            </w:pPr>
                            <w:r w:rsidRPr="00431AE5">
                              <w:t>Date of Birth</w:t>
                            </w:r>
                            <w:r w:rsidRPr="00431AE5">
                              <w:tab/>
                              <w:t xml:space="preserve">: </w:t>
                            </w:r>
                          </w:p>
                          <w:p w14:paraId="677F89F3" w14:textId="77777777" w:rsidR="00A22EB8" w:rsidRPr="00431AE5" w:rsidRDefault="00A22EB8" w:rsidP="00E911BA">
                            <w:pPr>
                              <w:pStyle w:val="FontDeclarationofThesis2"/>
                            </w:pPr>
                          </w:p>
                          <w:p w14:paraId="22DC2704" w14:textId="77777777" w:rsidR="00A22EB8" w:rsidRDefault="00A22EB8" w:rsidP="00E911BA">
                            <w:pPr>
                              <w:pStyle w:val="FontDeclarationofThesis2"/>
                            </w:pPr>
                            <w:r w:rsidRPr="00431AE5">
                              <w:t>Title</w:t>
                            </w:r>
                            <w:r w:rsidRPr="00431AE5">
                              <w:tab/>
                              <w:t xml:space="preserve">: </w:t>
                            </w:r>
                            <w:r w:rsidRPr="00431AE5">
                              <w:tab/>
                            </w:r>
                          </w:p>
                          <w:p w14:paraId="72D181F7" w14:textId="77777777" w:rsidR="00A22EB8" w:rsidRDefault="00A22EB8" w:rsidP="00E911BA">
                            <w:pPr>
                              <w:pStyle w:val="FontDeclarationofThesis2"/>
                              <w:rPr>
                                <w:sz w:val="22"/>
                              </w:rPr>
                            </w:pPr>
                          </w:p>
                          <w:p w14:paraId="6A73E5CD" w14:textId="77777777" w:rsidR="00A22EB8" w:rsidRPr="00431AE5" w:rsidRDefault="00A22EB8" w:rsidP="00E911BA">
                            <w:pPr>
                              <w:pStyle w:val="FontDeclarationofThesis2"/>
                            </w:pPr>
                          </w:p>
                          <w:p w14:paraId="7B43DA16" w14:textId="77777777" w:rsidR="00A22EB8" w:rsidRPr="00431AE5" w:rsidRDefault="00A22EB8" w:rsidP="00E911BA">
                            <w:pPr>
                              <w:pStyle w:val="FontDeclarationofThesis2"/>
                            </w:pPr>
                            <w:r w:rsidRPr="00431AE5">
                              <w:t>Academic Session</w:t>
                            </w:r>
                            <w:r w:rsidRPr="00431AE5">
                              <w:tab/>
                              <w:t>:</w:t>
                            </w:r>
                            <w:r>
                              <w:t xml:space="preserve"> </w:t>
                            </w:r>
                          </w:p>
                          <w:p w14:paraId="75127E6B" w14:textId="77777777" w:rsidR="00A22EB8" w:rsidRDefault="00A22EB8" w:rsidP="00E911BA">
                            <w:pPr>
                              <w:pStyle w:val="FontDeclarationofThesis2"/>
                            </w:pPr>
                          </w:p>
                          <w:p w14:paraId="6188B599" w14:textId="77777777" w:rsidR="00A22EB8" w:rsidRPr="005D4CCA" w:rsidRDefault="00A22EB8" w:rsidP="00E911BA">
                            <w:pPr>
                              <w:pStyle w:val="FontDeclarationofThesis2"/>
                            </w:pPr>
                            <w:r w:rsidRPr="005D4CCA">
                              <w:t xml:space="preserve">I declare that this </w:t>
                            </w:r>
                            <w:r w:rsidRPr="00AA6DF5">
                              <w:t>thesis</w:t>
                            </w:r>
                            <w:r w:rsidRPr="005D4CCA">
                              <w:rPr>
                                <w:rStyle w:val="ae"/>
                              </w:rPr>
                              <w:t xml:space="preserve"> </w:t>
                            </w:r>
                            <w:r w:rsidRPr="005D4CCA">
                              <w:t xml:space="preserve">is classified as: </w:t>
                            </w:r>
                          </w:p>
                          <w:p w14:paraId="54AB899E" w14:textId="77777777" w:rsidR="00A22EB8" w:rsidRPr="00431AE5" w:rsidRDefault="00A22EB8"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36"/>
                            </w:tblGrid>
                            <w:tr w:rsidR="00A22EB8" w:rsidRPr="00B64E6C" w14:paraId="11CF98C7"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53CB66D6" w14:textId="77777777" w:rsidR="00A22EB8" w:rsidRPr="00B64E6C" w:rsidRDefault="00A22EB8" w:rsidP="00AE47C2">
                                  <w:pPr>
                                    <w:spacing w:line="240" w:lineRule="auto"/>
                                    <w:jc w:val="center"/>
                                    <w:rPr>
                                      <w:rFonts w:ascii="Century Gothic" w:hAnsi="Century Gothic"/>
                                      <w:sz w:val="20"/>
                                      <w:szCs w:val="20"/>
                                    </w:rPr>
                                  </w:pPr>
                                </w:p>
                              </w:tc>
                              <w:tc>
                                <w:tcPr>
                                  <w:tcW w:w="1843" w:type="dxa"/>
                                  <w:tcBorders>
                                    <w:left w:val="single" w:sz="4" w:space="0" w:color="auto"/>
                                  </w:tcBorders>
                                </w:tcPr>
                                <w:p w14:paraId="3D3503EC" w14:textId="77777777" w:rsidR="00A22EB8" w:rsidRPr="00D85EB7" w:rsidRDefault="00A22EB8" w:rsidP="00D85EB7">
                                  <w:pPr>
                                    <w:pStyle w:val="DECCHECKBOX"/>
                                  </w:pPr>
                                  <w:r w:rsidRPr="00D85EB7">
                                    <w:t>CONFIDENTIAL</w:t>
                                  </w:r>
                                </w:p>
                              </w:tc>
                              <w:tc>
                                <w:tcPr>
                                  <w:tcW w:w="6405" w:type="dxa"/>
                                </w:tcPr>
                                <w:p w14:paraId="35E448F4" w14:textId="77777777" w:rsidR="00A22EB8" w:rsidRPr="00E911BA" w:rsidRDefault="00A22EB8" w:rsidP="00E911BA">
                                  <w:pPr>
                                    <w:pStyle w:val="FontDeclarationCheckBox"/>
                                  </w:pPr>
                                  <w:r w:rsidRPr="00E911BA">
                                    <w:t>(Contains confidential information under the Official Secret Act 1972)*</w:t>
                                  </w:r>
                                </w:p>
                              </w:tc>
                            </w:tr>
                            <w:tr w:rsidR="00A22EB8" w:rsidRPr="00B64E6C" w14:paraId="70610D1C" w14:textId="77777777" w:rsidTr="00BA7DD3">
                              <w:tc>
                                <w:tcPr>
                                  <w:tcW w:w="567" w:type="dxa"/>
                                  <w:tcBorders>
                                    <w:top w:val="single" w:sz="4" w:space="0" w:color="auto"/>
                                    <w:bottom w:val="single" w:sz="4" w:space="0" w:color="auto"/>
                                  </w:tcBorders>
                                  <w:vAlign w:val="center"/>
                                </w:tcPr>
                                <w:p w14:paraId="6424BF7D" w14:textId="77777777" w:rsidR="00A22EB8" w:rsidRPr="00B64E6C" w:rsidRDefault="00A22EB8" w:rsidP="00AE47C2">
                                  <w:pPr>
                                    <w:spacing w:line="240" w:lineRule="auto"/>
                                    <w:jc w:val="center"/>
                                    <w:rPr>
                                      <w:rFonts w:ascii="Century Gothic" w:hAnsi="Century Gothic"/>
                                      <w:sz w:val="20"/>
                                      <w:szCs w:val="20"/>
                                    </w:rPr>
                                  </w:pPr>
                                </w:p>
                              </w:tc>
                              <w:tc>
                                <w:tcPr>
                                  <w:tcW w:w="1843" w:type="dxa"/>
                                </w:tcPr>
                                <w:p w14:paraId="70D31D43" w14:textId="77777777" w:rsidR="00A22EB8" w:rsidRPr="00D85EB7" w:rsidRDefault="00A22EB8" w:rsidP="00D85EB7">
                                  <w:pPr>
                                    <w:pStyle w:val="DECCHECKBOX"/>
                                  </w:pPr>
                                </w:p>
                              </w:tc>
                              <w:tc>
                                <w:tcPr>
                                  <w:tcW w:w="6405" w:type="dxa"/>
                                </w:tcPr>
                                <w:p w14:paraId="6E168108" w14:textId="77777777" w:rsidR="00A22EB8" w:rsidRPr="00E911BA" w:rsidRDefault="00A22EB8" w:rsidP="00E911BA">
                                  <w:pPr>
                                    <w:pStyle w:val="FontDeclarationCheckBox"/>
                                  </w:pPr>
                                </w:p>
                              </w:tc>
                            </w:tr>
                            <w:tr w:rsidR="00A22EB8" w:rsidRPr="00B64E6C" w14:paraId="06FECCE5"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5640D917" w14:textId="77777777" w:rsidR="00A22EB8" w:rsidRPr="00B64E6C" w:rsidRDefault="00A22EB8" w:rsidP="00AE47C2">
                                  <w:pPr>
                                    <w:spacing w:line="240" w:lineRule="auto"/>
                                    <w:jc w:val="center"/>
                                    <w:rPr>
                                      <w:rFonts w:ascii="Century Gothic" w:hAnsi="Century Gothic"/>
                                      <w:sz w:val="20"/>
                                      <w:szCs w:val="20"/>
                                    </w:rPr>
                                  </w:pPr>
                                </w:p>
                              </w:tc>
                              <w:tc>
                                <w:tcPr>
                                  <w:tcW w:w="1843" w:type="dxa"/>
                                  <w:tcBorders>
                                    <w:left w:val="single" w:sz="4" w:space="0" w:color="auto"/>
                                  </w:tcBorders>
                                </w:tcPr>
                                <w:p w14:paraId="10D5332E" w14:textId="77777777" w:rsidR="00A22EB8" w:rsidRPr="00D85EB7" w:rsidRDefault="00A22EB8" w:rsidP="00D85EB7">
                                  <w:pPr>
                                    <w:pStyle w:val="DECCHECKBOX"/>
                                  </w:pPr>
                                  <w:r w:rsidRPr="00D85EB7">
                                    <w:t>RESTRICTED</w:t>
                                  </w:r>
                                </w:p>
                              </w:tc>
                              <w:tc>
                                <w:tcPr>
                                  <w:tcW w:w="6405" w:type="dxa"/>
                                </w:tcPr>
                                <w:p w14:paraId="5E192DCC" w14:textId="77777777" w:rsidR="00A22EB8" w:rsidRPr="00E911BA" w:rsidRDefault="00A22EB8" w:rsidP="00E911BA">
                                  <w:pPr>
                                    <w:pStyle w:val="FontDeclarationCheckBox"/>
                                  </w:pPr>
                                  <w:r w:rsidRPr="00E911BA">
                                    <w:t>(Contains restricted information as specified by the organization where research was done)*</w:t>
                                  </w:r>
                                </w:p>
                              </w:tc>
                            </w:tr>
                            <w:tr w:rsidR="00A22EB8" w:rsidRPr="00B64E6C" w14:paraId="760CEB11" w14:textId="77777777" w:rsidTr="00BA7DD3">
                              <w:tc>
                                <w:tcPr>
                                  <w:tcW w:w="567" w:type="dxa"/>
                                  <w:tcBorders>
                                    <w:top w:val="single" w:sz="4" w:space="0" w:color="auto"/>
                                    <w:bottom w:val="single" w:sz="4" w:space="0" w:color="auto"/>
                                  </w:tcBorders>
                                  <w:vAlign w:val="center"/>
                                </w:tcPr>
                                <w:p w14:paraId="7807223D" w14:textId="77777777" w:rsidR="00A22EB8" w:rsidRPr="00B64E6C" w:rsidRDefault="00A22EB8" w:rsidP="00AE47C2">
                                  <w:pPr>
                                    <w:spacing w:line="240" w:lineRule="auto"/>
                                    <w:jc w:val="center"/>
                                    <w:rPr>
                                      <w:rFonts w:ascii="Century Gothic" w:hAnsi="Century Gothic"/>
                                      <w:sz w:val="20"/>
                                      <w:szCs w:val="20"/>
                                    </w:rPr>
                                  </w:pPr>
                                </w:p>
                              </w:tc>
                              <w:tc>
                                <w:tcPr>
                                  <w:tcW w:w="1843" w:type="dxa"/>
                                </w:tcPr>
                                <w:p w14:paraId="44B96F14" w14:textId="77777777" w:rsidR="00A22EB8" w:rsidRPr="00D85EB7" w:rsidRDefault="00A22EB8" w:rsidP="00D85EB7">
                                  <w:pPr>
                                    <w:pStyle w:val="DECCHECKBOX"/>
                                  </w:pPr>
                                </w:p>
                              </w:tc>
                              <w:tc>
                                <w:tcPr>
                                  <w:tcW w:w="6405" w:type="dxa"/>
                                </w:tcPr>
                                <w:p w14:paraId="18E721EB" w14:textId="77777777" w:rsidR="00A22EB8" w:rsidRPr="00E911BA" w:rsidRDefault="00A22EB8" w:rsidP="00E911BA">
                                  <w:pPr>
                                    <w:pStyle w:val="FontDeclarationCheckBox"/>
                                  </w:pPr>
                                </w:p>
                              </w:tc>
                            </w:tr>
                            <w:tr w:rsidR="00A22EB8" w:rsidRPr="00B64E6C" w14:paraId="7D107C9D"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68A2DBF1" w14:textId="77777777" w:rsidR="00A22EB8" w:rsidRPr="00B64E6C" w:rsidRDefault="00A22EB8" w:rsidP="00205C41">
                                  <w:pPr>
                                    <w:pStyle w:val="DECCHECKBOX"/>
                                  </w:pPr>
                                  <w:r w:rsidRPr="00B64E6C">
                                    <w:sym w:font="Wingdings" w:char="F0FC"/>
                                  </w:r>
                                </w:p>
                              </w:tc>
                              <w:tc>
                                <w:tcPr>
                                  <w:tcW w:w="1843" w:type="dxa"/>
                                  <w:tcBorders>
                                    <w:left w:val="single" w:sz="4" w:space="0" w:color="auto"/>
                                  </w:tcBorders>
                                </w:tcPr>
                                <w:p w14:paraId="4ADC94A0" w14:textId="77777777" w:rsidR="00A22EB8" w:rsidRPr="00D85EB7" w:rsidRDefault="00A22EB8" w:rsidP="00D85EB7">
                                  <w:pPr>
                                    <w:pStyle w:val="DECCHECKBOX"/>
                                  </w:pPr>
                                  <w:r w:rsidRPr="00D85EB7">
                                    <w:t>OPEN ACCESS</w:t>
                                  </w:r>
                                </w:p>
                              </w:tc>
                              <w:tc>
                                <w:tcPr>
                                  <w:tcW w:w="6405" w:type="dxa"/>
                                </w:tcPr>
                                <w:p w14:paraId="0B3EA36E" w14:textId="77777777" w:rsidR="00A22EB8" w:rsidRPr="00E911BA" w:rsidRDefault="00A22EB8" w:rsidP="00E911BA">
                                  <w:pPr>
                                    <w:pStyle w:val="FontDeclarationCheckBox"/>
                                  </w:pPr>
                                  <w:r w:rsidRPr="00E911BA">
                                    <w:t xml:space="preserve">I agree that my </w:t>
                                  </w:r>
                                  <w:r w:rsidRPr="00E911BA">
                                    <w:rPr>
                                      <w:rStyle w:val="ae"/>
                                      <w:color w:val="auto"/>
                                    </w:rPr>
                                    <w:t>thesis</w:t>
                                  </w:r>
                                  <w:r w:rsidRPr="00E911BA">
                                    <w:t xml:space="preserve"> to be published as online open access (full text)</w:t>
                                  </w:r>
                                </w:p>
                              </w:tc>
                            </w:tr>
                          </w:tbl>
                          <w:p w14:paraId="7C898213" w14:textId="77777777" w:rsidR="00A22EB8" w:rsidRPr="00431AE5" w:rsidRDefault="00A22EB8" w:rsidP="00E911BA">
                            <w:pPr>
                              <w:pStyle w:val="FontDeclarationofThesis2"/>
                            </w:pPr>
                          </w:p>
                          <w:sdt>
                            <w:sdtPr>
                              <w:id w:val="827322367"/>
                              <w:placeholder>
                                <w:docPart w:val="7C0D40AE96B49F4AAF1891D4624E1395"/>
                              </w:placeholder>
                            </w:sdtPr>
                            <w:sdtEndPr/>
                            <w:sdtContent>
                              <w:p w14:paraId="42501A99" w14:textId="77777777" w:rsidR="00A22EB8" w:rsidRPr="00431AE5" w:rsidRDefault="00A22EB8" w:rsidP="00E911BA">
                                <w:pPr>
                                  <w:pStyle w:val="Decform3"/>
                                </w:pPr>
                                <w:r w:rsidRPr="00431AE5">
                                  <w:t>I acknowledged that Universiti Teknologi Malaysia reserves the right as follows:</w:t>
                                </w:r>
                              </w:p>
                              <w:p w14:paraId="161937A0" w14:textId="77777777" w:rsidR="00A22EB8" w:rsidRPr="00A71A5D" w:rsidRDefault="00A22EB8" w:rsidP="00E911BA">
                                <w:pPr>
                                  <w:pStyle w:val="Decform3"/>
                                </w:pPr>
                                <w:r w:rsidRPr="00A71A5D">
                                  <w:t xml:space="preserve">The </w:t>
                                </w:r>
                                <w:r w:rsidRPr="00A71A5D">
                                  <w:rPr>
                                    <w:rStyle w:val="ae"/>
                                    <w:color w:val="auto"/>
                                  </w:rPr>
                                  <w:t xml:space="preserve">thesis </w:t>
                                </w:r>
                                <w:r w:rsidRPr="00A71A5D">
                                  <w:t>is the property of Universiti Teknologi Malaysia</w:t>
                                </w:r>
                              </w:p>
                              <w:p w14:paraId="6077B902" w14:textId="77777777" w:rsidR="00A22EB8" w:rsidRPr="006B38EE" w:rsidRDefault="00A22EB8" w:rsidP="00E911BA">
                                <w:pPr>
                                  <w:pStyle w:val="Decform3"/>
                                </w:pPr>
                                <w:r w:rsidRPr="006B38EE">
                                  <w:t>The Library of Universiti Teknologi Malaysia has the right to make copies for the purpose of research only.</w:t>
                                </w:r>
                              </w:p>
                              <w:p w14:paraId="6C01714B" w14:textId="77777777" w:rsidR="00A22EB8" w:rsidRPr="00777FC1" w:rsidRDefault="00A22EB8" w:rsidP="00A83915">
                                <w:pPr>
                                  <w:pStyle w:val="Decform3"/>
                                </w:pPr>
                                <w:r w:rsidRPr="006B38EE">
                                  <w:t xml:space="preserve">The Library has the right to make copies of </w:t>
                                </w:r>
                                <w:r w:rsidRPr="000D2C41">
                                  <w:t xml:space="preserve">the </w:t>
                                </w:r>
                                <w:r w:rsidRPr="000D2C41">
                                  <w:rPr>
                                    <w:rStyle w:val="ae"/>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A22EB8" w:rsidRPr="00B64E6C" w14:paraId="5E318D33" w14:textId="77777777" w:rsidTr="00015ABF">
                              <w:tc>
                                <w:tcPr>
                                  <w:tcW w:w="346" w:type="dxa"/>
                                </w:tcPr>
                                <w:p w14:paraId="0E6435D9" w14:textId="77777777" w:rsidR="00A22EB8" w:rsidRPr="00D85EB7" w:rsidRDefault="00A22EB8" w:rsidP="00AE47C2">
                                  <w:pPr>
                                    <w:spacing w:line="240" w:lineRule="auto"/>
                                  </w:pPr>
                                </w:p>
                              </w:tc>
                              <w:tc>
                                <w:tcPr>
                                  <w:tcW w:w="3129" w:type="dxa"/>
                                </w:tcPr>
                                <w:p w14:paraId="35727304" w14:textId="77777777" w:rsidR="00A22EB8" w:rsidRPr="00D85EB7" w:rsidRDefault="00A22EB8" w:rsidP="00AE47C2">
                                  <w:pPr>
                                    <w:spacing w:line="240" w:lineRule="auto"/>
                                  </w:pPr>
                                </w:p>
                              </w:tc>
                              <w:tc>
                                <w:tcPr>
                                  <w:tcW w:w="724" w:type="dxa"/>
                                </w:tcPr>
                                <w:p w14:paraId="02B3283D" w14:textId="77777777" w:rsidR="00A22EB8" w:rsidRPr="00D85EB7" w:rsidRDefault="00A22EB8" w:rsidP="00AE47C2">
                                  <w:pPr>
                                    <w:spacing w:line="240" w:lineRule="auto"/>
                                  </w:pPr>
                                </w:p>
                              </w:tc>
                              <w:tc>
                                <w:tcPr>
                                  <w:tcW w:w="3316" w:type="dxa"/>
                                </w:tcPr>
                                <w:p w14:paraId="2E1B6016" w14:textId="77777777" w:rsidR="00A22EB8" w:rsidRPr="00D85EB7" w:rsidRDefault="00A22EB8" w:rsidP="00D85EB7">
                                  <w:pPr>
                                    <w:pStyle w:val="FontDeclarationofThesis2"/>
                                    <w:tabs>
                                      <w:tab w:val="clear" w:pos="2127"/>
                                      <w:tab w:val="clear" w:pos="2268"/>
                                    </w:tabs>
                                    <w:jc w:val="center"/>
                                  </w:pPr>
                                  <w:r w:rsidRPr="00D85EB7">
                                    <w:t>Certified by:</w:t>
                                  </w:r>
                                </w:p>
                              </w:tc>
                              <w:tc>
                                <w:tcPr>
                                  <w:tcW w:w="328" w:type="dxa"/>
                                </w:tcPr>
                                <w:p w14:paraId="6B42011C" w14:textId="77777777" w:rsidR="00A22EB8" w:rsidRPr="00B64E6C" w:rsidRDefault="00A22EB8" w:rsidP="00AE47C2">
                                  <w:pPr>
                                    <w:spacing w:line="240" w:lineRule="auto"/>
                                    <w:rPr>
                                      <w:rFonts w:ascii="Century Gothic" w:hAnsi="Century Gothic"/>
                                      <w:sz w:val="20"/>
                                      <w:szCs w:val="20"/>
                                    </w:rPr>
                                  </w:pPr>
                                </w:p>
                              </w:tc>
                            </w:tr>
                            <w:tr w:rsidR="00A22EB8" w:rsidRPr="00B64E6C" w14:paraId="3F7AC9F4" w14:textId="77777777" w:rsidTr="00015ABF">
                              <w:tc>
                                <w:tcPr>
                                  <w:tcW w:w="346" w:type="dxa"/>
                                </w:tcPr>
                                <w:p w14:paraId="2E02CB73" w14:textId="77777777" w:rsidR="00A22EB8" w:rsidRPr="00B64E6C" w:rsidRDefault="00A22EB8" w:rsidP="00AE47C2">
                                  <w:pPr>
                                    <w:spacing w:line="240" w:lineRule="auto"/>
                                    <w:rPr>
                                      <w:rFonts w:ascii="Century Gothic" w:hAnsi="Century Gothic"/>
                                      <w:sz w:val="20"/>
                                      <w:szCs w:val="20"/>
                                    </w:rPr>
                                  </w:pPr>
                                </w:p>
                              </w:tc>
                              <w:tc>
                                <w:tcPr>
                                  <w:tcW w:w="3129" w:type="dxa"/>
                                </w:tcPr>
                                <w:p w14:paraId="3C43C029" w14:textId="77777777" w:rsidR="00A22EB8" w:rsidRPr="00B64E6C" w:rsidRDefault="00A22EB8" w:rsidP="00AE47C2">
                                  <w:pPr>
                                    <w:spacing w:line="240" w:lineRule="auto"/>
                                    <w:rPr>
                                      <w:rFonts w:ascii="Century Gothic" w:hAnsi="Century Gothic"/>
                                      <w:sz w:val="20"/>
                                      <w:szCs w:val="20"/>
                                    </w:rPr>
                                  </w:pPr>
                                </w:p>
                              </w:tc>
                              <w:tc>
                                <w:tcPr>
                                  <w:tcW w:w="724" w:type="dxa"/>
                                </w:tcPr>
                                <w:p w14:paraId="0E2FC661" w14:textId="77777777" w:rsidR="00A22EB8" w:rsidRPr="00B64E6C" w:rsidRDefault="00A22EB8" w:rsidP="00AE47C2">
                                  <w:pPr>
                                    <w:spacing w:line="240" w:lineRule="auto"/>
                                    <w:rPr>
                                      <w:rFonts w:ascii="Century Gothic" w:hAnsi="Century Gothic"/>
                                      <w:sz w:val="20"/>
                                      <w:szCs w:val="20"/>
                                    </w:rPr>
                                  </w:pPr>
                                </w:p>
                              </w:tc>
                              <w:tc>
                                <w:tcPr>
                                  <w:tcW w:w="3316" w:type="dxa"/>
                                </w:tcPr>
                                <w:p w14:paraId="59DA36C7" w14:textId="77777777" w:rsidR="00A22EB8" w:rsidRPr="00431AE5" w:rsidRDefault="00A22EB8" w:rsidP="00D85EB7">
                                  <w:pPr>
                                    <w:pStyle w:val="FontDeclarationofThesis2"/>
                                    <w:jc w:val="center"/>
                                  </w:pPr>
                                </w:p>
                              </w:tc>
                              <w:tc>
                                <w:tcPr>
                                  <w:tcW w:w="328" w:type="dxa"/>
                                </w:tcPr>
                                <w:p w14:paraId="23744B55" w14:textId="77777777" w:rsidR="00A22EB8" w:rsidRPr="00B64E6C" w:rsidRDefault="00A22EB8" w:rsidP="00AE47C2">
                                  <w:pPr>
                                    <w:spacing w:line="240" w:lineRule="auto"/>
                                    <w:rPr>
                                      <w:rFonts w:ascii="Century Gothic" w:hAnsi="Century Gothic"/>
                                      <w:sz w:val="20"/>
                                      <w:szCs w:val="20"/>
                                    </w:rPr>
                                  </w:pPr>
                                </w:p>
                              </w:tc>
                            </w:tr>
                            <w:tr w:rsidR="00A22EB8" w:rsidRPr="00B64E6C" w14:paraId="59558EF7" w14:textId="77777777" w:rsidTr="00015ABF">
                              <w:tc>
                                <w:tcPr>
                                  <w:tcW w:w="346" w:type="dxa"/>
                                </w:tcPr>
                                <w:p w14:paraId="64A279D1" w14:textId="77777777" w:rsidR="00A22EB8" w:rsidRPr="00B64E6C" w:rsidRDefault="00A22EB8" w:rsidP="00AE47C2">
                                  <w:pPr>
                                    <w:spacing w:line="240" w:lineRule="auto"/>
                                    <w:rPr>
                                      <w:rFonts w:ascii="Century Gothic" w:hAnsi="Century Gothic"/>
                                      <w:sz w:val="20"/>
                                      <w:szCs w:val="20"/>
                                    </w:rPr>
                                  </w:pPr>
                                </w:p>
                              </w:tc>
                              <w:tc>
                                <w:tcPr>
                                  <w:tcW w:w="3129" w:type="dxa"/>
                                </w:tcPr>
                                <w:p w14:paraId="48284182" w14:textId="77777777" w:rsidR="00A22EB8" w:rsidRPr="00B64E6C" w:rsidRDefault="00A22EB8" w:rsidP="00AE47C2">
                                  <w:pPr>
                                    <w:spacing w:line="240" w:lineRule="auto"/>
                                    <w:rPr>
                                      <w:rFonts w:ascii="Century Gothic" w:hAnsi="Century Gothic"/>
                                      <w:sz w:val="20"/>
                                      <w:szCs w:val="20"/>
                                    </w:rPr>
                                  </w:pPr>
                                </w:p>
                              </w:tc>
                              <w:tc>
                                <w:tcPr>
                                  <w:tcW w:w="724" w:type="dxa"/>
                                </w:tcPr>
                                <w:p w14:paraId="4B65F85C" w14:textId="77777777" w:rsidR="00A22EB8" w:rsidRPr="00B64E6C" w:rsidRDefault="00A22EB8" w:rsidP="00AE47C2">
                                  <w:pPr>
                                    <w:spacing w:line="240" w:lineRule="auto"/>
                                    <w:rPr>
                                      <w:rFonts w:ascii="Century Gothic" w:hAnsi="Century Gothic"/>
                                      <w:sz w:val="20"/>
                                      <w:szCs w:val="20"/>
                                    </w:rPr>
                                  </w:pPr>
                                </w:p>
                              </w:tc>
                              <w:tc>
                                <w:tcPr>
                                  <w:tcW w:w="3316" w:type="dxa"/>
                                </w:tcPr>
                                <w:p w14:paraId="21F5BCFD" w14:textId="77777777" w:rsidR="00A22EB8" w:rsidRPr="00B64E6C" w:rsidRDefault="00A22EB8" w:rsidP="00D85EB7">
                                  <w:pPr>
                                    <w:pStyle w:val="FontDeclarationofThesis2"/>
                                    <w:jc w:val="center"/>
                                  </w:pPr>
                                </w:p>
                              </w:tc>
                              <w:tc>
                                <w:tcPr>
                                  <w:tcW w:w="328" w:type="dxa"/>
                                </w:tcPr>
                                <w:p w14:paraId="6B5FE809" w14:textId="77777777" w:rsidR="00A22EB8" w:rsidRPr="00B64E6C" w:rsidRDefault="00A22EB8" w:rsidP="00AE47C2">
                                  <w:pPr>
                                    <w:spacing w:line="240" w:lineRule="auto"/>
                                    <w:rPr>
                                      <w:rFonts w:ascii="Century Gothic" w:hAnsi="Century Gothic"/>
                                      <w:sz w:val="20"/>
                                      <w:szCs w:val="20"/>
                                    </w:rPr>
                                  </w:pPr>
                                </w:p>
                              </w:tc>
                            </w:tr>
                            <w:tr w:rsidR="00A22EB8" w:rsidRPr="00B64E6C" w14:paraId="0739B6EA" w14:textId="77777777" w:rsidTr="00015ABF">
                              <w:tc>
                                <w:tcPr>
                                  <w:tcW w:w="346" w:type="dxa"/>
                                </w:tcPr>
                                <w:p w14:paraId="425A7093" w14:textId="77777777" w:rsidR="00A22EB8" w:rsidRPr="00B64E6C" w:rsidRDefault="00A22EB8" w:rsidP="00AE47C2">
                                  <w:pPr>
                                    <w:spacing w:line="240" w:lineRule="auto"/>
                                    <w:rPr>
                                      <w:rFonts w:ascii="Century Gothic" w:hAnsi="Century Gothic"/>
                                      <w:sz w:val="20"/>
                                      <w:szCs w:val="20"/>
                                    </w:rPr>
                                  </w:pPr>
                                </w:p>
                              </w:tc>
                              <w:tc>
                                <w:tcPr>
                                  <w:tcW w:w="3129" w:type="dxa"/>
                                  <w:tcBorders>
                                    <w:bottom w:val="single" w:sz="4" w:space="0" w:color="auto"/>
                                  </w:tcBorders>
                                </w:tcPr>
                                <w:p w14:paraId="229D7EE3" w14:textId="77777777" w:rsidR="00A22EB8" w:rsidRPr="00B64E6C" w:rsidRDefault="00A22EB8" w:rsidP="00AE47C2">
                                  <w:pPr>
                                    <w:spacing w:line="240" w:lineRule="auto"/>
                                    <w:rPr>
                                      <w:rFonts w:ascii="Century Gothic" w:hAnsi="Century Gothic"/>
                                      <w:sz w:val="20"/>
                                      <w:szCs w:val="20"/>
                                    </w:rPr>
                                  </w:pPr>
                                </w:p>
                              </w:tc>
                              <w:tc>
                                <w:tcPr>
                                  <w:tcW w:w="724" w:type="dxa"/>
                                </w:tcPr>
                                <w:p w14:paraId="0F1988E2" w14:textId="77777777" w:rsidR="00A22EB8" w:rsidRPr="00B64E6C" w:rsidRDefault="00A22EB8" w:rsidP="00AE47C2">
                                  <w:pPr>
                                    <w:spacing w:line="240" w:lineRule="auto"/>
                                    <w:rPr>
                                      <w:rFonts w:ascii="Century Gothic" w:hAnsi="Century Gothic"/>
                                      <w:sz w:val="20"/>
                                      <w:szCs w:val="20"/>
                                    </w:rPr>
                                  </w:pPr>
                                </w:p>
                              </w:tc>
                              <w:tc>
                                <w:tcPr>
                                  <w:tcW w:w="3316" w:type="dxa"/>
                                  <w:tcBorders>
                                    <w:bottom w:val="single" w:sz="4" w:space="0" w:color="auto"/>
                                  </w:tcBorders>
                                </w:tcPr>
                                <w:p w14:paraId="61A50557" w14:textId="77777777" w:rsidR="00A22EB8" w:rsidRPr="00B64E6C" w:rsidRDefault="00A22EB8" w:rsidP="00AE47C2">
                                  <w:pPr>
                                    <w:spacing w:line="240" w:lineRule="auto"/>
                                    <w:rPr>
                                      <w:rFonts w:ascii="Century Gothic" w:hAnsi="Century Gothic"/>
                                      <w:sz w:val="20"/>
                                      <w:szCs w:val="20"/>
                                    </w:rPr>
                                  </w:pPr>
                                </w:p>
                              </w:tc>
                              <w:tc>
                                <w:tcPr>
                                  <w:tcW w:w="328" w:type="dxa"/>
                                </w:tcPr>
                                <w:p w14:paraId="12CAC023" w14:textId="77777777" w:rsidR="00A22EB8" w:rsidRPr="00B64E6C" w:rsidRDefault="00A22EB8" w:rsidP="00AE47C2">
                                  <w:pPr>
                                    <w:spacing w:line="240" w:lineRule="auto"/>
                                    <w:rPr>
                                      <w:rFonts w:ascii="Century Gothic" w:hAnsi="Century Gothic"/>
                                      <w:sz w:val="20"/>
                                      <w:szCs w:val="20"/>
                                    </w:rPr>
                                  </w:pPr>
                                </w:p>
                              </w:tc>
                            </w:tr>
                            <w:tr w:rsidR="00A22EB8" w:rsidRPr="00B64E6C" w14:paraId="2ACD88C3" w14:textId="77777777" w:rsidTr="00E911BA">
                              <w:tc>
                                <w:tcPr>
                                  <w:tcW w:w="346" w:type="dxa"/>
                                </w:tcPr>
                                <w:p w14:paraId="4C2AEB53" w14:textId="77777777" w:rsidR="00A22EB8" w:rsidRPr="00B64E6C" w:rsidRDefault="00A22EB8"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2592B176" w14:textId="77777777" w:rsidR="00A22EB8" w:rsidRPr="00B64E6C" w:rsidRDefault="00A22EB8" w:rsidP="00205C41">
                                  <w:pPr>
                                    <w:pStyle w:val="SIGNATUREDEC"/>
                                  </w:pPr>
                                  <w:r w:rsidRPr="00B64E6C">
                                    <w:t>SIGNATURE</w:t>
                                  </w:r>
                                  <w:r>
                                    <w:t xml:space="preserve"> OF STUDENT</w:t>
                                  </w:r>
                                </w:p>
                              </w:tc>
                              <w:tc>
                                <w:tcPr>
                                  <w:tcW w:w="724" w:type="dxa"/>
                                </w:tcPr>
                                <w:p w14:paraId="07AEBB56" w14:textId="77777777" w:rsidR="00A22EB8" w:rsidRPr="00B64E6C" w:rsidRDefault="00A22EB8"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55557FF3" w14:textId="77777777" w:rsidR="00A22EB8" w:rsidRPr="00B64E6C" w:rsidRDefault="00A22EB8" w:rsidP="00AA6DF5">
                                  <w:pPr>
                                    <w:pStyle w:val="SIGNATUREDEC"/>
                                  </w:pPr>
                                  <w:r w:rsidRPr="00B64E6C">
                                    <w:t>SIGNATURE OF SUPERVISOR</w:t>
                                  </w:r>
                                </w:p>
                              </w:tc>
                              <w:tc>
                                <w:tcPr>
                                  <w:tcW w:w="328" w:type="dxa"/>
                                </w:tcPr>
                                <w:p w14:paraId="4C1A5F79" w14:textId="77777777" w:rsidR="00A22EB8" w:rsidRPr="00B64E6C" w:rsidRDefault="00A22EB8" w:rsidP="00AE47C2">
                                  <w:pPr>
                                    <w:spacing w:line="240" w:lineRule="auto"/>
                                    <w:jc w:val="center"/>
                                    <w:rPr>
                                      <w:rFonts w:ascii="Century Gothic" w:hAnsi="Century Gothic"/>
                                      <w:b/>
                                      <w:bCs/>
                                      <w:sz w:val="20"/>
                                      <w:szCs w:val="20"/>
                                    </w:rPr>
                                  </w:pPr>
                                </w:p>
                              </w:tc>
                            </w:tr>
                            <w:tr w:rsidR="00A22EB8" w:rsidRPr="00B64E6C" w14:paraId="32AE0C5E" w14:textId="77777777" w:rsidTr="00E911BA">
                              <w:tc>
                                <w:tcPr>
                                  <w:tcW w:w="346" w:type="dxa"/>
                                </w:tcPr>
                                <w:p w14:paraId="2A047895" w14:textId="77777777" w:rsidR="00A22EB8" w:rsidRPr="00B64E6C" w:rsidRDefault="00A22EB8" w:rsidP="00AE47C2">
                                  <w:pPr>
                                    <w:spacing w:line="240" w:lineRule="auto"/>
                                    <w:rPr>
                                      <w:rFonts w:ascii="Century Gothic" w:hAnsi="Century Gothic"/>
                                      <w:sz w:val="20"/>
                                      <w:szCs w:val="20"/>
                                    </w:rPr>
                                  </w:pPr>
                                </w:p>
                              </w:tc>
                              <w:tc>
                                <w:tcPr>
                                  <w:tcW w:w="3129" w:type="dxa"/>
                                </w:tcPr>
                                <w:p w14:paraId="0892BA82" w14:textId="77777777" w:rsidR="00A22EB8" w:rsidRPr="00B64E6C" w:rsidRDefault="00A22EB8" w:rsidP="00AE47C2">
                                  <w:pPr>
                                    <w:spacing w:line="240" w:lineRule="auto"/>
                                    <w:rPr>
                                      <w:rFonts w:ascii="Century Gothic" w:hAnsi="Century Gothic"/>
                                      <w:sz w:val="20"/>
                                      <w:szCs w:val="20"/>
                                    </w:rPr>
                                  </w:pPr>
                                </w:p>
                              </w:tc>
                              <w:tc>
                                <w:tcPr>
                                  <w:tcW w:w="724" w:type="dxa"/>
                                </w:tcPr>
                                <w:p w14:paraId="0009C08F" w14:textId="77777777" w:rsidR="00A22EB8" w:rsidRPr="00B64E6C" w:rsidRDefault="00A22EB8" w:rsidP="00AE47C2">
                                  <w:pPr>
                                    <w:spacing w:line="240" w:lineRule="auto"/>
                                    <w:rPr>
                                      <w:rFonts w:ascii="Century Gothic" w:hAnsi="Century Gothic"/>
                                      <w:sz w:val="20"/>
                                      <w:szCs w:val="20"/>
                                    </w:rPr>
                                  </w:pPr>
                                </w:p>
                              </w:tc>
                              <w:tc>
                                <w:tcPr>
                                  <w:tcW w:w="3316" w:type="dxa"/>
                                </w:tcPr>
                                <w:p w14:paraId="112CCB53" w14:textId="77777777" w:rsidR="00A22EB8" w:rsidRPr="00B64E6C" w:rsidRDefault="00A22EB8" w:rsidP="00AE47C2">
                                  <w:pPr>
                                    <w:spacing w:line="240" w:lineRule="auto"/>
                                    <w:rPr>
                                      <w:rFonts w:ascii="Century Gothic" w:hAnsi="Century Gothic"/>
                                      <w:sz w:val="20"/>
                                      <w:szCs w:val="20"/>
                                    </w:rPr>
                                  </w:pPr>
                                </w:p>
                              </w:tc>
                              <w:tc>
                                <w:tcPr>
                                  <w:tcW w:w="328" w:type="dxa"/>
                                </w:tcPr>
                                <w:p w14:paraId="7E80EA6B" w14:textId="77777777" w:rsidR="00A22EB8" w:rsidRPr="00B64E6C" w:rsidRDefault="00A22EB8" w:rsidP="00AE47C2">
                                  <w:pPr>
                                    <w:spacing w:line="240" w:lineRule="auto"/>
                                    <w:rPr>
                                      <w:rFonts w:ascii="Century Gothic" w:hAnsi="Century Gothic"/>
                                      <w:sz w:val="20"/>
                                      <w:szCs w:val="20"/>
                                    </w:rPr>
                                  </w:pPr>
                                </w:p>
                              </w:tc>
                            </w:tr>
                            <w:tr w:rsidR="00A22EB8" w:rsidRPr="00B64E6C" w14:paraId="2E2331F2" w14:textId="77777777" w:rsidTr="00E33AE7">
                              <w:tc>
                                <w:tcPr>
                                  <w:tcW w:w="346" w:type="dxa"/>
                                </w:tcPr>
                                <w:p w14:paraId="5A1D3F66" w14:textId="77777777" w:rsidR="00A22EB8" w:rsidRPr="00B64E6C" w:rsidRDefault="00A22EB8"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2F16104F" w14:textId="77777777" w:rsidR="00A22EB8" w:rsidRPr="00205C41" w:rsidRDefault="00A22EB8" w:rsidP="00205C41">
                                  <w:pPr>
                                    <w:pStyle w:val="FontDeclarationofThesis3"/>
                                  </w:pPr>
                                  <w:r>
                                    <w:t>721601-01-8890</w:t>
                                  </w:r>
                                </w:p>
                              </w:tc>
                              <w:tc>
                                <w:tcPr>
                                  <w:tcW w:w="724" w:type="dxa"/>
                                </w:tcPr>
                                <w:p w14:paraId="7C7C81E2" w14:textId="77777777" w:rsidR="00A22EB8" w:rsidRPr="00B64E6C" w:rsidRDefault="00A22EB8"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4F8FBD7A" w14:textId="77777777" w:rsidR="00A22EB8" w:rsidRPr="00C53060" w:rsidRDefault="00A22EB8" w:rsidP="00205C41">
                                  <w:pPr>
                                    <w:pStyle w:val="FontDeclarationofThesis3"/>
                                    <w:rPr>
                                      <w:b/>
                                    </w:rPr>
                                  </w:pPr>
                                  <w:r>
                                    <w:t>AP. DR. KHAIRUR RIJAL JAMALUDIN</w:t>
                                  </w:r>
                                </w:p>
                              </w:tc>
                              <w:tc>
                                <w:tcPr>
                                  <w:tcW w:w="328" w:type="dxa"/>
                                </w:tcPr>
                                <w:p w14:paraId="5864CD42" w14:textId="77777777" w:rsidR="00A22EB8" w:rsidRPr="00B64E6C" w:rsidRDefault="00A22EB8" w:rsidP="0060481D">
                                  <w:pPr>
                                    <w:spacing w:line="240" w:lineRule="auto"/>
                                    <w:jc w:val="center"/>
                                    <w:rPr>
                                      <w:rFonts w:ascii="Century Gothic" w:hAnsi="Century Gothic"/>
                                      <w:b/>
                                      <w:sz w:val="20"/>
                                      <w:szCs w:val="20"/>
                                    </w:rPr>
                                  </w:pPr>
                                </w:p>
                              </w:tc>
                            </w:tr>
                            <w:tr w:rsidR="00A22EB8" w:rsidRPr="00B64E6C" w14:paraId="101D689F" w14:textId="77777777" w:rsidTr="00E911BA">
                              <w:tc>
                                <w:tcPr>
                                  <w:tcW w:w="346" w:type="dxa"/>
                                </w:tcPr>
                                <w:p w14:paraId="173FEA02" w14:textId="77777777" w:rsidR="00A22EB8" w:rsidRPr="00B64E6C" w:rsidRDefault="00A22EB8"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0A010115" w14:textId="77777777" w:rsidR="00A22EB8" w:rsidRPr="00B64E6C" w:rsidRDefault="00A22EB8" w:rsidP="0060481D">
                                  <w:pPr>
                                    <w:spacing w:line="240" w:lineRule="auto"/>
                                    <w:jc w:val="center"/>
                                    <w:rPr>
                                      <w:rFonts w:ascii="Century Gothic" w:hAnsi="Century Gothic"/>
                                      <w:sz w:val="20"/>
                                      <w:szCs w:val="20"/>
                                    </w:rPr>
                                  </w:pPr>
                                  <w:r>
                                    <w:rPr>
                                      <w:rFonts w:ascii="Century Gothic" w:hAnsi="Century Gothic"/>
                                      <w:b/>
                                      <w:bCs/>
                                      <w:sz w:val="20"/>
                                      <w:szCs w:val="20"/>
                                    </w:rPr>
                                    <w:t>MATRIX NUMBER</w:t>
                                  </w:r>
                                </w:p>
                              </w:tc>
                              <w:tc>
                                <w:tcPr>
                                  <w:tcW w:w="724" w:type="dxa"/>
                                </w:tcPr>
                                <w:p w14:paraId="63933880" w14:textId="77777777" w:rsidR="00A22EB8" w:rsidRPr="00B64E6C" w:rsidRDefault="00A22EB8"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21EB7758" w14:textId="77777777" w:rsidR="00A22EB8" w:rsidRPr="00B64E6C" w:rsidRDefault="00A22EB8" w:rsidP="0060481D">
                                  <w:pPr>
                                    <w:spacing w:line="240" w:lineRule="auto"/>
                                    <w:jc w:val="center"/>
                                    <w:rPr>
                                      <w:rFonts w:ascii="Century Gothic" w:hAnsi="Century Gothic"/>
                                      <w:b/>
                                      <w:sz w:val="20"/>
                                      <w:szCs w:val="20"/>
                                    </w:rPr>
                                  </w:pPr>
                                  <w:r w:rsidRPr="00B64E6C">
                                    <w:rPr>
                                      <w:rFonts w:ascii="Century Gothic" w:hAnsi="Century Gothic"/>
                                      <w:b/>
                                      <w:bCs/>
                                      <w:sz w:val="20"/>
                                      <w:szCs w:val="20"/>
                                    </w:rPr>
                                    <w:t>NAME OF SUPERVISOR</w:t>
                                  </w:r>
                                </w:p>
                              </w:tc>
                              <w:tc>
                                <w:tcPr>
                                  <w:tcW w:w="328" w:type="dxa"/>
                                </w:tcPr>
                                <w:p w14:paraId="614E3393" w14:textId="77777777" w:rsidR="00A22EB8" w:rsidRPr="00B64E6C" w:rsidRDefault="00A22EB8" w:rsidP="0060481D">
                                  <w:pPr>
                                    <w:spacing w:line="240" w:lineRule="auto"/>
                                    <w:jc w:val="center"/>
                                    <w:rPr>
                                      <w:rFonts w:ascii="Century Gothic" w:hAnsi="Century Gothic"/>
                                      <w:b/>
                                      <w:bCs/>
                                      <w:sz w:val="20"/>
                                      <w:szCs w:val="20"/>
                                    </w:rPr>
                                  </w:pPr>
                                </w:p>
                              </w:tc>
                            </w:tr>
                            <w:tr w:rsidR="00A22EB8" w:rsidRPr="00B64E6C" w14:paraId="43D33D1B" w14:textId="77777777" w:rsidTr="00E911BA">
                              <w:tc>
                                <w:tcPr>
                                  <w:tcW w:w="346" w:type="dxa"/>
                                </w:tcPr>
                                <w:p w14:paraId="5343438C" w14:textId="77777777" w:rsidR="00A22EB8" w:rsidRPr="00B64E6C" w:rsidRDefault="00A22EB8" w:rsidP="0060481D">
                                  <w:pPr>
                                    <w:spacing w:line="240" w:lineRule="auto"/>
                                    <w:jc w:val="center"/>
                                    <w:rPr>
                                      <w:rFonts w:ascii="Century Gothic" w:hAnsi="Century Gothic"/>
                                      <w:b/>
                                      <w:bCs/>
                                      <w:sz w:val="20"/>
                                      <w:szCs w:val="20"/>
                                    </w:rPr>
                                  </w:pPr>
                                </w:p>
                              </w:tc>
                              <w:tc>
                                <w:tcPr>
                                  <w:tcW w:w="3129" w:type="dxa"/>
                                </w:tcPr>
                                <w:p w14:paraId="56833D01" w14:textId="77777777" w:rsidR="00A22EB8" w:rsidRPr="00B64E6C" w:rsidRDefault="00A22EB8" w:rsidP="0060481D">
                                  <w:pPr>
                                    <w:spacing w:line="240" w:lineRule="auto"/>
                                    <w:jc w:val="center"/>
                                    <w:rPr>
                                      <w:rFonts w:ascii="Century Gothic" w:hAnsi="Century Gothic"/>
                                      <w:b/>
                                      <w:bCs/>
                                      <w:sz w:val="20"/>
                                      <w:szCs w:val="20"/>
                                    </w:rPr>
                                  </w:pPr>
                                </w:p>
                                <w:p w14:paraId="03C845D4" w14:textId="77777777" w:rsidR="00A22EB8" w:rsidRPr="00B64E6C" w:rsidRDefault="00A22EB8" w:rsidP="0060481D">
                                  <w:pPr>
                                    <w:spacing w:line="240" w:lineRule="auto"/>
                                    <w:jc w:val="center"/>
                                    <w:rPr>
                                      <w:rFonts w:ascii="Century Gothic" w:hAnsi="Century Gothic"/>
                                      <w:b/>
                                      <w:bCs/>
                                      <w:sz w:val="20"/>
                                      <w:szCs w:val="20"/>
                                    </w:rPr>
                                  </w:pPr>
                                </w:p>
                              </w:tc>
                              <w:tc>
                                <w:tcPr>
                                  <w:tcW w:w="724" w:type="dxa"/>
                                </w:tcPr>
                                <w:p w14:paraId="352B9029" w14:textId="77777777" w:rsidR="00A22EB8" w:rsidRPr="00B64E6C" w:rsidRDefault="00A22EB8" w:rsidP="0060481D">
                                  <w:pPr>
                                    <w:spacing w:line="240" w:lineRule="auto"/>
                                    <w:jc w:val="center"/>
                                    <w:rPr>
                                      <w:rFonts w:ascii="Century Gothic" w:hAnsi="Century Gothic"/>
                                      <w:b/>
                                      <w:bCs/>
                                      <w:sz w:val="20"/>
                                      <w:szCs w:val="20"/>
                                    </w:rPr>
                                  </w:pPr>
                                </w:p>
                              </w:tc>
                              <w:tc>
                                <w:tcPr>
                                  <w:tcW w:w="3316" w:type="dxa"/>
                                </w:tcPr>
                                <w:p w14:paraId="63464CEF" w14:textId="77777777" w:rsidR="00A22EB8" w:rsidRPr="00B64E6C" w:rsidRDefault="00A22EB8" w:rsidP="0060481D">
                                  <w:pPr>
                                    <w:spacing w:line="240" w:lineRule="auto"/>
                                    <w:jc w:val="center"/>
                                    <w:rPr>
                                      <w:rFonts w:ascii="Century Gothic" w:hAnsi="Century Gothic"/>
                                      <w:b/>
                                      <w:bCs/>
                                      <w:sz w:val="20"/>
                                      <w:szCs w:val="20"/>
                                    </w:rPr>
                                  </w:pPr>
                                </w:p>
                              </w:tc>
                              <w:tc>
                                <w:tcPr>
                                  <w:tcW w:w="328" w:type="dxa"/>
                                </w:tcPr>
                                <w:p w14:paraId="1B025713" w14:textId="77777777" w:rsidR="00A22EB8" w:rsidRPr="00B64E6C" w:rsidRDefault="00A22EB8" w:rsidP="0060481D">
                                  <w:pPr>
                                    <w:spacing w:line="240" w:lineRule="auto"/>
                                    <w:jc w:val="center"/>
                                    <w:rPr>
                                      <w:rFonts w:ascii="Century Gothic" w:hAnsi="Century Gothic"/>
                                      <w:b/>
                                      <w:bCs/>
                                      <w:sz w:val="20"/>
                                      <w:szCs w:val="20"/>
                                    </w:rPr>
                                  </w:pPr>
                                </w:p>
                              </w:tc>
                            </w:tr>
                            <w:tr w:rsidR="00A22EB8" w:rsidRPr="00B64E6C" w14:paraId="0A575D84" w14:textId="77777777" w:rsidTr="00D85EB7">
                              <w:trPr>
                                <w:trHeight w:val="278"/>
                              </w:trPr>
                              <w:tc>
                                <w:tcPr>
                                  <w:tcW w:w="346" w:type="dxa"/>
                                </w:tcPr>
                                <w:p w14:paraId="19DC2069" w14:textId="77777777" w:rsidR="00A22EB8" w:rsidRPr="00B64E6C" w:rsidRDefault="00A22EB8" w:rsidP="0060481D">
                                  <w:pPr>
                                    <w:spacing w:line="240" w:lineRule="auto"/>
                                    <w:jc w:val="center"/>
                                    <w:rPr>
                                      <w:rFonts w:ascii="Century Gothic" w:hAnsi="Century Gothic"/>
                                      <w:sz w:val="20"/>
                                      <w:szCs w:val="20"/>
                                    </w:rPr>
                                  </w:pPr>
                                </w:p>
                              </w:tc>
                              <w:tc>
                                <w:tcPr>
                                  <w:tcW w:w="3129" w:type="dxa"/>
                                  <w:vAlign w:val="center"/>
                                </w:tcPr>
                                <w:p w14:paraId="2CD40954" w14:textId="77777777" w:rsidR="00A22EB8" w:rsidRPr="00887999" w:rsidRDefault="00A22EB8" w:rsidP="00887999">
                                  <w:pPr>
                                    <w:pStyle w:val="Decnotes"/>
                                    <w:jc w:val="center"/>
                                  </w:pPr>
                                  <w:r w:rsidRPr="00887999">
                                    <w:t>Date:  20 JUNE 2015</w:t>
                                  </w:r>
                                </w:p>
                              </w:tc>
                              <w:tc>
                                <w:tcPr>
                                  <w:tcW w:w="724" w:type="dxa"/>
                                </w:tcPr>
                                <w:p w14:paraId="5D76A34C" w14:textId="77777777" w:rsidR="00A22EB8" w:rsidRPr="00D85EB7" w:rsidRDefault="00A22EB8" w:rsidP="0060481D">
                                  <w:pPr>
                                    <w:spacing w:line="240" w:lineRule="auto"/>
                                    <w:jc w:val="center"/>
                                  </w:pPr>
                                </w:p>
                              </w:tc>
                              <w:tc>
                                <w:tcPr>
                                  <w:tcW w:w="3316" w:type="dxa"/>
                                  <w:vAlign w:val="center"/>
                                </w:tcPr>
                                <w:p w14:paraId="2B6374E6" w14:textId="77777777" w:rsidR="00A22EB8" w:rsidRPr="00D85EB7" w:rsidRDefault="00A22EB8" w:rsidP="00887999">
                                  <w:pPr>
                                    <w:pStyle w:val="Decnotes"/>
                                    <w:jc w:val="center"/>
                                  </w:pPr>
                                  <w:r w:rsidRPr="00D85EB7">
                                    <w:t>Date:   20 JUNE 2015</w:t>
                                  </w:r>
                                </w:p>
                              </w:tc>
                              <w:tc>
                                <w:tcPr>
                                  <w:tcW w:w="328" w:type="dxa"/>
                                </w:tcPr>
                                <w:p w14:paraId="218870AD" w14:textId="77777777" w:rsidR="00A22EB8" w:rsidRPr="00B64E6C" w:rsidRDefault="00A22EB8" w:rsidP="0060481D">
                                  <w:pPr>
                                    <w:spacing w:line="240" w:lineRule="auto"/>
                                    <w:jc w:val="center"/>
                                    <w:rPr>
                                      <w:rFonts w:ascii="Century Gothic" w:hAnsi="Century Gothic"/>
                                      <w:sz w:val="20"/>
                                      <w:szCs w:val="20"/>
                                    </w:rPr>
                                  </w:pPr>
                                </w:p>
                              </w:tc>
                            </w:tr>
                          </w:tbl>
                          <w:p w14:paraId="54AB3B10" w14:textId="77777777" w:rsidR="00A22EB8" w:rsidRPr="00431AE5" w:rsidRDefault="00A22EB8" w:rsidP="00AE47C2">
                            <w:pPr>
                              <w:spacing w:line="240" w:lineRule="auto"/>
                              <w:rPr>
                                <w:rFonts w:ascii="Century Gothic" w:hAnsi="Century Gothic"/>
                                <w:sz w:val="20"/>
                                <w:szCs w:val="20"/>
                              </w:rPr>
                            </w:pPr>
                          </w:p>
                        </w:txbxContent>
                      </wps:txbx>
                      <wps:bodyPr rot="0" vert="horz" wrap="square" lIns="91440" tIns="45720" rIns="91440" bIns="45720" anchor="t" anchorCtr="0" upright="1">
                        <a:noAutofit/>
                      </wps:bodyPr>
                    </wps:wsp>
                  </a:graphicData>
                </a:graphic>
              </wp:inline>
            </w:drawing>
          </mc:Choice>
          <mc:Fallback>
            <w:pict>
              <v:rect w14:anchorId="494C9513" id="Rectangle 9" o:spid="_x0000_s1027" style="width:411.05pt;height:6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" strokeweight="4.5pt">
                <v:stroke linestyle="thickThin"/>
                <v:textbox>
                  <w:txbxContent>
                    <w:p w14:paraId="43ED5FDC" w14:textId="77777777" w:rsidR="00A22EB8" w:rsidRPr="00E911BA" w:rsidRDefault="00A22EB8" w:rsidP="00D85EB7">
                      <w:pPr>
                        <w:pStyle w:val="DECPAGETOP"/>
                      </w:pPr>
                      <w:r w:rsidRPr="00E911BA">
                        <w:t>DECLARATION OF THESIS / UNDERGRADUATE PROJECT REPORT AND COPYRIGHT</w:t>
                      </w:r>
                    </w:p>
                    <w:p w14:paraId="04834867" w14:textId="77777777" w:rsidR="00A22EB8" w:rsidRPr="00431AE5" w:rsidRDefault="00A22EB8" w:rsidP="00AA6DF5">
                      <w:pPr>
                        <w:pStyle w:val="FontDeclarationofThesis2"/>
                      </w:pPr>
                      <w:r w:rsidRPr="00431AE5">
                        <w:t xml:space="preserve">Author’s full name </w:t>
                      </w:r>
                      <w:r w:rsidRPr="00431AE5">
                        <w:tab/>
                        <w:t>:</w:t>
                      </w:r>
                      <w:r w:rsidRPr="00431AE5">
                        <w:tab/>
                      </w:r>
                    </w:p>
                    <w:p w14:paraId="3B7D43DA" w14:textId="77777777" w:rsidR="00A22EB8" w:rsidRPr="00431AE5" w:rsidRDefault="00A22EB8" w:rsidP="00E911BA">
                      <w:pPr>
                        <w:pStyle w:val="FontDeclarationofThesis2"/>
                      </w:pPr>
                    </w:p>
                    <w:p w14:paraId="4FA0D105" w14:textId="77777777" w:rsidR="00A22EB8" w:rsidRPr="00431AE5" w:rsidRDefault="00A22EB8" w:rsidP="00AA6DF5">
                      <w:pPr>
                        <w:pStyle w:val="FontDeclarationofThesis2"/>
                      </w:pPr>
                      <w:r w:rsidRPr="00431AE5">
                        <w:t>Date of Birth</w:t>
                      </w:r>
                      <w:r w:rsidRPr="00431AE5">
                        <w:tab/>
                        <w:t xml:space="preserve">: </w:t>
                      </w:r>
                    </w:p>
                    <w:p w14:paraId="677F89F3" w14:textId="77777777" w:rsidR="00A22EB8" w:rsidRPr="00431AE5" w:rsidRDefault="00A22EB8" w:rsidP="00E911BA">
                      <w:pPr>
                        <w:pStyle w:val="FontDeclarationofThesis2"/>
                      </w:pPr>
                    </w:p>
                    <w:p w14:paraId="22DC2704" w14:textId="77777777" w:rsidR="00A22EB8" w:rsidRDefault="00A22EB8" w:rsidP="00E911BA">
                      <w:pPr>
                        <w:pStyle w:val="FontDeclarationofThesis2"/>
                      </w:pPr>
                      <w:r w:rsidRPr="00431AE5">
                        <w:t>Title</w:t>
                      </w:r>
                      <w:r w:rsidRPr="00431AE5">
                        <w:tab/>
                        <w:t xml:space="preserve">: </w:t>
                      </w:r>
                      <w:r w:rsidRPr="00431AE5">
                        <w:tab/>
                      </w:r>
                    </w:p>
                    <w:p w14:paraId="72D181F7" w14:textId="77777777" w:rsidR="00A22EB8" w:rsidRDefault="00A22EB8" w:rsidP="00E911BA">
                      <w:pPr>
                        <w:pStyle w:val="FontDeclarationofThesis2"/>
                        <w:rPr>
                          <w:sz w:val="22"/>
                        </w:rPr>
                      </w:pPr>
                    </w:p>
                    <w:p w14:paraId="6A73E5CD" w14:textId="77777777" w:rsidR="00A22EB8" w:rsidRPr="00431AE5" w:rsidRDefault="00A22EB8" w:rsidP="00E911BA">
                      <w:pPr>
                        <w:pStyle w:val="FontDeclarationofThesis2"/>
                      </w:pPr>
                    </w:p>
                    <w:p w14:paraId="7B43DA16" w14:textId="77777777" w:rsidR="00A22EB8" w:rsidRPr="00431AE5" w:rsidRDefault="00A22EB8" w:rsidP="00E911BA">
                      <w:pPr>
                        <w:pStyle w:val="FontDeclarationofThesis2"/>
                      </w:pPr>
                      <w:r w:rsidRPr="00431AE5">
                        <w:t>Academic Session</w:t>
                      </w:r>
                      <w:r w:rsidRPr="00431AE5">
                        <w:tab/>
                        <w:t>:</w:t>
                      </w:r>
                      <w:r>
                        <w:t xml:space="preserve"> </w:t>
                      </w:r>
                    </w:p>
                    <w:p w14:paraId="75127E6B" w14:textId="77777777" w:rsidR="00A22EB8" w:rsidRDefault="00A22EB8" w:rsidP="00E911BA">
                      <w:pPr>
                        <w:pStyle w:val="FontDeclarationofThesis2"/>
                      </w:pPr>
                    </w:p>
                    <w:p w14:paraId="6188B599" w14:textId="77777777" w:rsidR="00A22EB8" w:rsidRPr="005D4CCA" w:rsidRDefault="00A22EB8" w:rsidP="00E911BA">
                      <w:pPr>
                        <w:pStyle w:val="FontDeclarationofThesis2"/>
                      </w:pPr>
                      <w:r w:rsidRPr="005D4CCA">
                        <w:t xml:space="preserve">I declare that this </w:t>
                      </w:r>
                      <w:r w:rsidRPr="00AA6DF5">
                        <w:t>thesis</w:t>
                      </w:r>
                      <w:r w:rsidRPr="005D4CCA">
                        <w:rPr>
                          <w:rStyle w:val="ae"/>
                        </w:rPr>
                        <w:t xml:space="preserve"> </w:t>
                      </w:r>
                      <w:r w:rsidRPr="005D4CCA">
                        <w:t xml:space="preserve">is classified as: </w:t>
                      </w:r>
                    </w:p>
                    <w:p w14:paraId="54AB899E" w14:textId="77777777" w:rsidR="00A22EB8" w:rsidRPr="00431AE5" w:rsidRDefault="00A22EB8"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36"/>
                      </w:tblGrid>
                      <w:tr w:rsidR="00A22EB8" w:rsidRPr="00B64E6C" w14:paraId="11CF98C7"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53CB66D6" w14:textId="77777777" w:rsidR="00A22EB8" w:rsidRPr="00B64E6C" w:rsidRDefault="00A22EB8" w:rsidP="00AE47C2">
                            <w:pPr>
                              <w:spacing w:line="240" w:lineRule="auto"/>
                              <w:jc w:val="center"/>
                              <w:rPr>
                                <w:rFonts w:ascii="Century Gothic" w:hAnsi="Century Gothic"/>
                                <w:sz w:val="20"/>
                                <w:szCs w:val="20"/>
                              </w:rPr>
                            </w:pPr>
                          </w:p>
                        </w:tc>
                        <w:tc>
                          <w:tcPr>
                            <w:tcW w:w="1843" w:type="dxa"/>
                            <w:tcBorders>
                              <w:left w:val="single" w:sz="4" w:space="0" w:color="auto"/>
                            </w:tcBorders>
                          </w:tcPr>
                          <w:p w14:paraId="3D3503EC" w14:textId="77777777" w:rsidR="00A22EB8" w:rsidRPr="00D85EB7" w:rsidRDefault="00A22EB8" w:rsidP="00D85EB7">
                            <w:pPr>
                              <w:pStyle w:val="DECCHECKBOX"/>
                            </w:pPr>
                            <w:r w:rsidRPr="00D85EB7">
                              <w:t>CONFIDENTIAL</w:t>
                            </w:r>
                          </w:p>
                        </w:tc>
                        <w:tc>
                          <w:tcPr>
                            <w:tcW w:w="6405" w:type="dxa"/>
                          </w:tcPr>
                          <w:p w14:paraId="35E448F4" w14:textId="77777777" w:rsidR="00A22EB8" w:rsidRPr="00E911BA" w:rsidRDefault="00A22EB8" w:rsidP="00E911BA">
                            <w:pPr>
                              <w:pStyle w:val="FontDeclarationCheckBox"/>
                            </w:pPr>
                            <w:r w:rsidRPr="00E911BA">
                              <w:t>(Contains confidential information under the Official Secret Act 1972)*</w:t>
                            </w:r>
                          </w:p>
                        </w:tc>
                      </w:tr>
                      <w:tr w:rsidR="00A22EB8" w:rsidRPr="00B64E6C" w14:paraId="70610D1C" w14:textId="77777777" w:rsidTr="00BA7DD3">
                        <w:tc>
                          <w:tcPr>
                            <w:tcW w:w="567" w:type="dxa"/>
                            <w:tcBorders>
                              <w:top w:val="single" w:sz="4" w:space="0" w:color="auto"/>
                              <w:bottom w:val="single" w:sz="4" w:space="0" w:color="auto"/>
                            </w:tcBorders>
                            <w:vAlign w:val="center"/>
                          </w:tcPr>
                          <w:p w14:paraId="6424BF7D" w14:textId="77777777" w:rsidR="00A22EB8" w:rsidRPr="00B64E6C" w:rsidRDefault="00A22EB8" w:rsidP="00AE47C2">
                            <w:pPr>
                              <w:spacing w:line="240" w:lineRule="auto"/>
                              <w:jc w:val="center"/>
                              <w:rPr>
                                <w:rFonts w:ascii="Century Gothic" w:hAnsi="Century Gothic"/>
                                <w:sz w:val="20"/>
                                <w:szCs w:val="20"/>
                              </w:rPr>
                            </w:pPr>
                          </w:p>
                        </w:tc>
                        <w:tc>
                          <w:tcPr>
                            <w:tcW w:w="1843" w:type="dxa"/>
                          </w:tcPr>
                          <w:p w14:paraId="70D31D43" w14:textId="77777777" w:rsidR="00A22EB8" w:rsidRPr="00D85EB7" w:rsidRDefault="00A22EB8" w:rsidP="00D85EB7">
                            <w:pPr>
                              <w:pStyle w:val="DECCHECKBOX"/>
                            </w:pPr>
                          </w:p>
                        </w:tc>
                        <w:tc>
                          <w:tcPr>
                            <w:tcW w:w="6405" w:type="dxa"/>
                          </w:tcPr>
                          <w:p w14:paraId="6E168108" w14:textId="77777777" w:rsidR="00A22EB8" w:rsidRPr="00E911BA" w:rsidRDefault="00A22EB8" w:rsidP="00E911BA">
                            <w:pPr>
                              <w:pStyle w:val="FontDeclarationCheckBox"/>
                            </w:pPr>
                          </w:p>
                        </w:tc>
                      </w:tr>
                      <w:tr w:rsidR="00A22EB8" w:rsidRPr="00B64E6C" w14:paraId="06FECCE5"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5640D917" w14:textId="77777777" w:rsidR="00A22EB8" w:rsidRPr="00B64E6C" w:rsidRDefault="00A22EB8" w:rsidP="00AE47C2">
                            <w:pPr>
                              <w:spacing w:line="240" w:lineRule="auto"/>
                              <w:jc w:val="center"/>
                              <w:rPr>
                                <w:rFonts w:ascii="Century Gothic" w:hAnsi="Century Gothic"/>
                                <w:sz w:val="20"/>
                                <w:szCs w:val="20"/>
                              </w:rPr>
                            </w:pPr>
                          </w:p>
                        </w:tc>
                        <w:tc>
                          <w:tcPr>
                            <w:tcW w:w="1843" w:type="dxa"/>
                            <w:tcBorders>
                              <w:left w:val="single" w:sz="4" w:space="0" w:color="auto"/>
                            </w:tcBorders>
                          </w:tcPr>
                          <w:p w14:paraId="10D5332E" w14:textId="77777777" w:rsidR="00A22EB8" w:rsidRPr="00D85EB7" w:rsidRDefault="00A22EB8" w:rsidP="00D85EB7">
                            <w:pPr>
                              <w:pStyle w:val="DECCHECKBOX"/>
                            </w:pPr>
                            <w:r w:rsidRPr="00D85EB7">
                              <w:t>RESTRICTED</w:t>
                            </w:r>
                          </w:p>
                        </w:tc>
                        <w:tc>
                          <w:tcPr>
                            <w:tcW w:w="6405" w:type="dxa"/>
                          </w:tcPr>
                          <w:p w14:paraId="5E192DCC" w14:textId="77777777" w:rsidR="00A22EB8" w:rsidRPr="00E911BA" w:rsidRDefault="00A22EB8" w:rsidP="00E911BA">
                            <w:pPr>
                              <w:pStyle w:val="FontDeclarationCheckBox"/>
                            </w:pPr>
                            <w:r w:rsidRPr="00E911BA">
                              <w:t>(Contains restricted information as specified by the organization where research was done)*</w:t>
                            </w:r>
                          </w:p>
                        </w:tc>
                      </w:tr>
                      <w:tr w:rsidR="00A22EB8" w:rsidRPr="00B64E6C" w14:paraId="760CEB11" w14:textId="77777777" w:rsidTr="00BA7DD3">
                        <w:tc>
                          <w:tcPr>
                            <w:tcW w:w="567" w:type="dxa"/>
                            <w:tcBorders>
                              <w:top w:val="single" w:sz="4" w:space="0" w:color="auto"/>
                              <w:bottom w:val="single" w:sz="4" w:space="0" w:color="auto"/>
                            </w:tcBorders>
                            <w:vAlign w:val="center"/>
                          </w:tcPr>
                          <w:p w14:paraId="7807223D" w14:textId="77777777" w:rsidR="00A22EB8" w:rsidRPr="00B64E6C" w:rsidRDefault="00A22EB8" w:rsidP="00AE47C2">
                            <w:pPr>
                              <w:spacing w:line="240" w:lineRule="auto"/>
                              <w:jc w:val="center"/>
                              <w:rPr>
                                <w:rFonts w:ascii="Century Gothic" w:hAnsi="Century Gothic"/>
                                <w:sz w:val="20"/>
                                <w:szCs w:val="20"/>
                              </w:rPr>
                            </w:pPr>
                          </w:p>
                        </w:tc>
                        <w:tc>
                          <w:tcPr>
                            <w:tcW w:w="1843" w:type="dxa"/>
                          </w:tcPr>
                          <w:p w14:paraId="44B96F14" w14:textId="77777777" w:rsidR="00A22EB8" w:rsidRPr="00D85EB7" w:rsidRDefault="00A22EB8" w:rsidP="00D85EB7">
                            <w:pPr>
                              <w:pStyle w:val="DECCHECKBOX"/>
                            </w:pPr>
                          </w:p>
                        </w:tc>
                        <w:tc>
                          <w:tcPr>
                            <w:tcW w:w="6405" w:type="dxa"/>
                          </w:tcPr>
                          <w:p w14:paraId="18E721EB" w14:textId="77777777" w:rsidR="00A22EB8" w:rsidRPr="00E911BA" w:rsidRDefault="00A22EB8" w:rsidP="00E911BA">
                            <w:pPr>
                              <w:pStyle w:val="FontDeclarationCheckBox"/>
                            </w:pPr>
                          </w:p>
                        </w:tc>
                      </w:tr>
                      <w:tr w:rsidR="00A22EB8" w:rsidRPr="00B64E6C" w14:paraId="7D107C9D"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68A2DBF1" w14:textId="77777777" w:rsidR="00A22EB8" w:rsidRPr="00B64E6C" w:rsidRDefault="00A22EB8" w:rsidP="00205C41">
                            <w:pPr>
                              <w:pStyle w:val="DECCHECKBOX"/>
                            </w:pPr>
                            <w:r w:rsidRPr="00B64E6C">
                              <w:sym w:font="Wingdings" w:char="F0FC"/>
                            </w:r>
                          </w:p>
                        </w:tc>
                        <w:tc>
                          <w:tcPr>
                            <w:tcW w:w="1843" w:type="dxa"/>
                            <w:tcBorders>
                              <w:left w:val="single" w:sz="4" w:space="0" w:color="auto"/>
                            </w:tcBorders>
                          </w:tcPr>
                          <w:p w14:paraId="4ADC94A0" w14:textId="77777777" w:rsidR="00A22EB8" w:rsidRPr="00D85EB7" w:rsidRDefault="00A22EB8" w:rsidP="00D85EB7">
                            <w:pPr>
                              <w:pStyle w:val="DECCHECKBOX"/>
                            </w:pPr>
                            <w:r w:rsidRPr="00D85EB7">
                              <w:t>OPEN ACCESS</w:t>
                            </w:r>
                          </w:p>
                        </w:tc>
                        <w:tc>
                          <w:tcPr>
                            <w:tcW w:w="6405" w:type="dxa"/>
                          </w:tcPr>
                          <w:p w14:paraId="0B3EA36E" w14:textId="77777777" w:rsidR="00A22EB8" w:rsidRPr="00E911BA" w:rsidRDefault="00A22EB8" w:rsidP="00E911BA">
                            <w:pPr>
                              <w:pStyle w:val="FontDeclarationCheckBox"/>
                            </w:pPr>
                            <w:r w:rsidRPr="00E911BA">
                              <w:t xml:space="preserve">I agree that my </w:t>
                            </w:r>
                            <w:r w:rsidRPr="00E911BA">
                              <w:rPr>
                                <w:rStyle w:val="ae"/>
                                <w:color w:val="auto"/>
                              </w:rPr>
                              <w:t>thesis</w:t>
                            </w:r>
                            <w:r w:rsidRPr="00E911BA">
                              <w:t xml:space="preserve"> to be published as online open access (full text)</w:t>
                            </w:r>
                          </w:p>
                        </w:tc>
                      </w:tr>
                    </w:tbl>
                    <w:p w14:paraId="7C898213" w14:textId="77777777" w:rsidR="00A22EB8" w:rsidRPr="00431AE5" w:rsidRDefault="00A22EB8" w:rsidP="00E911BA">
                      <w:pPr>
                        <w:pStyle w:val="FontDeclarationofThesis2"/>
                      </w:pPr>
                    </w:p>
                    <w:sdt>
                      <w:sdtPr>
                        <w:id w:val="827322367"/>
                        <w:placeholder>
                          <w:docPart w:val="7C0D40AE96B49F4AAF1891D4624E1395"/>
                        </w:placeholder>
                      </w:sdtPr>
                      <w:sdtEndPr/>
                      <w:sdtContent>
                        <w:p w14:paraId="42501A99" w14:textId="77777777" w:rsidR="00A22EB8" w:rsidRPr="00431AE5" w:rsidRDefault="00A22EB8" w:rsidP="00E911BA">
                          <w:pPr>
                            <w:pStyle w:val="Decform3"/>
                          </w:pPr>
                          <w:r w:rsidRPr="00431AE5">
                            <w:t>I acknowledged that Universiti Teknologi Malaysia reserves the right as follows:</w:t>
                          </w:r>
                        </w:p>
                        <w:p w14:paraId="161937A0" w14:textId="77777777" w:rsidR="00A22EB8" w:rsidRPr="00A71A5D" w:rsidRDefault="00A22EB8" w:rsidP="00E911BA">
                          <w:pPr>
                            <w:pStyle w:val="Decform3"/>
                          </w:pPr>
                          <w:r w:rsidRPr="00A71A5D">
                            <w:t xml:space="preserve">The </w:t>
                          </w:r>
                          <w:r w:rsidRPr="00A71A5D">
                            <w:rPr>
                              <w:rStyle w:val="ae"/>
                              <w:color w:val="auto"/>
                            </w:rPr>
                            <w:t xml:space="preserve">thesis </w:t>
                          </w:r>
                          <w:r w:rsidRPr="00A71A5D">
                            <w:t>is the property of Universiti Teknologi Malaysia</w:t>
                          </w:r>
                        </w:p>
                        <w:p w14:paraId="6077B902" w14:textId="77777777" w:rsidR="00A22EB8" w:rsidRPr="006B38EE" w:rsidRDefault="00A22EB8" w:rsidP="00E911BA">
                          <w:pPr>
                            <w:pStyle w:val="Decform3"/>
                          </w:pPr>
                          <w:r w:rsidRPr="006B38EE">
                            <w:t>The Library of Universiti Teknologi Malaysia has the right to make copies for the purpose of research only.</w:t>
                          </w:r>
                        </w:p>
                        <w:p w14:paraId="6C01714B" w14:textId="77777777" w:rsidR="00A22EB8" w:rsidRPr="00777FC1" w:rsidRDefault="00A22EB8" w:rsidP="00A83915">
                          <w:pPr>
                            <w:pStyle w:val="Decform3"/>
                          </w:pPr>
                          <w:r w:rsidRPr="006B38EE">
                            <w:t xml:space="preserve">The Library has the right to make copies of </w:t>
                          </w:r>
                          <w:r w:rsidRPr="000D2C41">
                            <w:t xml:space="preserve">the </w:t>
                          </w:r>
                          <w:r w:rsidRPr="000D2C41">
                            <w:rPr>
                              <w:rStyle w:val="ae"/>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A22EB8" w:rsidRPr="00B64E6C" w14:paraId="5E318D33" w14:textId="77777777" w:rsidTr="00015ABF">
                        <w:tc>
                          <w:tcPr>
                            <w:tcW w:w="346" w:type="dxa"/>
                          </w:tcPr>
                          <w:p w14:paraId="0E6435D9" w14:textId="77777777" w:rsidR="00A22EB8" w:rsidRPr="00D85EB7" w:rsidRDefault="00A22EB8" w:rsidP="00AE47C2">
                            <w:pPr>
                              <w:spacing w:line="240" w:lineRule="auto"/>
                            </w:pPr>
                          </w:p>
                        </w:tc>
                        <w:tc>
                          <w:tcPr>
                            <w:tcW w:w="3129" w:type="dxa"/>
                          </w:tcPr>
                          <w:p w14:paraId="35727304" w14:textId="77777777" w:rsidR="00A22EB8" w:rsidRPr="00D85EB7" w:rsidRDefault="00A22EB8" w:rsidP="00AE47C2">
                            <w:pPr>
                              <w:spacing w:line="240" w:lineRule="auto"/>
                            </w:pPr>
                          </w:p>
                        </w:tc>
                        <w:tc>
                          <w:tcPr>
                            <w:tcW w:w="724" w:type="dxa"/>
                          </w:tcPr>
                          <w:p w14:paraId="02B3283D" w14:textId="77777777" w:rsidR="00A22EB8" w:rsidRPr="00D85EB7" w:rsidRDefault="00A22EB8" w:rsidP="00AE47C2">
                            <w:pPr>
                              <w:spacing w:line="240" w:lineRule="auto"/>
                            </w:pPr>
                          </w:p>
                        </w:tc>
                        <w:tc>
                          <w:tcPr>
                            <w:tcW w:w="3316" w:type="dxa"/>
                          </w:tcPr>
                          <w:p w14:paraId="2E1B6016" w14:textId="77777777" w:rsidR="00A22EB8" w:rsidRPr="00D85EB7" w:rsidRDefault="00A22EB8" w:rsidP="00D85EB7">
                            <w:pPr>
                              <w:pStyle w:val="FontDeclarationofThesis2"/>
                              <w:tabs>
                                <w:tab w:val="clear" w:pos="2127"/>
                                <w:tab w:val="clear" w:pos="2268"/>
                              </w:tabs>
                              <w:jc w:val="center"/>
                            </w:pPr>
                            <w:r w:rsidRPr="00D85EB7">
                              <w:t>Certified by:</w:t>
                            </w:r>
                          </w:p>
                        </w:tc>
                        <w:tc>
                          <w:tcPr>
                            <w:tcW w:w="328" w:type="dxa"/>
                          </w:tcPr>
                          <w:p w14:paraId="6B42011C" w14:textId="77777777" w:rsidR="00A22EB8" w:rsidRPr="00B64E6C" w:rsidRDefault="00A22EB8" w:rsidP="00AE47C2">
                            <w:pPr>
                              <w:spacing w:line="240" w:lineRule="auto"/>
                              <w:rPr>
                                <w:rFonts w:ascii="Century Gothic" w:hAnsi="Century Gothic"/>
                                <w:sz w:val="20"/>
                                <w:szCs w:val="20"/>
                              </w:rPr>
                            </w:pPr>
                          </w:p>
                        </w:tc>
                      </w:tr>
                      <w:tr w:rsidR="00A22EB8" w:rsidRPr="00B64E6C" w14:paraId="3F7AC9F4" w14:textId="77777777" w:rsidTr="00015ABF">
                        <w:tc>
                          <w:tcPr>
                            <w:tcW w:w="346" w:type="dxa"/>
                          </w:tcPr>
                          <w:p w14:paraId="2E02CB73" w14:textId="77777777" w:rsidR="00A22EB8" w:rsidRPr="00B64E6C" w:rsidRDefault="00A22EB8" w:rsidP="00AE47C2">
                            <w:pPr>
                              <w:spacing w:line="240" w:lineRule="auto"/>
                              <w:rPr>
                                <w:rFonts w:ascii="Century Gothic" w:hAnsi="Century Gothic"/>
                                <w:sz w:val="20"/>
                                <w:szCs w:val="20"/>
                              </w:rPr>
                            </w:pPr>
                          </w:p>
                        </w:tc>
                        <w:tc>
                          <w:tcPr>
                            <w:tcW w:w="3129" w:type="dxa"/>
                          </w:tcPr>
                          <w:p w14:paraId="3C43C029" w14:textId="77777777" w:rsidR="00A22EB8" w:rsidRPr="00B64E6C" w:rsidRDefault="00A22EB8" w:rsidP="00AE47C2">
                            <w:pPr>
                              <w:spacing w:line="240" w:lineRule="auto"/>
                              <w:rPr>
                                <w:rFonts w:ascii="Century Gothic" w:hAnsi="Century Gothic"/>
                                <w:sz w:val="20"/>
                                <w:szCs w:val="20"/>
                              </w:rPr>
                            </w:pPr>
                          </w:p>
                        </w:tc>
                        <w:tc>
                          <w:tcPr>
                            <w:tcW w:w="724" w:type="dxa"/>
                          </w:tcPr>
                          <w:p w14:paraId="0E2FC661" w14:textId="77777777" w:rsidR="00A22EB8" w:rsidRPr="00B64E6C" w:rsidRDefault="00A22EB8" w:rsidP="00AE47C2">
                            <w:pPr>
                              <w:spacing w:line="240" w:lineRule="auto"/>
                              <w:rPr>
                                <w:rFonts w:ascii="Century Gothic" w:hAnsi="Century Gothic"/>
                                <w:sz w:val="20"/>
                                <w:szCs w:val="20"/>
                              </w:rPr>
                            </w:pPr>
                          </w:p>
                        </w:tc>
                        <w:tc>
                          <w:tcPr>
                            <w:tcW w:w="3316" w:type="dxa"/>
                          </w:tcPr>
                          <w:p w14:paraId="59DA36C7" w14:textId="77777777" w:rsidR="00A22EB8" w:rsidRPr="00431AE5" w:rsidRDefault="00A22EB8" w:rsidP="00D85EB7">
                            <w:pPr>
                              <w:pStyle w:val="FontDeclarationofThesis2"/>
                              <w:jc w:val="center"/>
                            </w:pPr>
                          </w:p>
                        </w:tc>
                        <w:tc>
                          <w:tcPr>
                            <w:tcW w:w="328" w:type="dxa"/>
                          </w:tcPr>
                          <w:p w14:paraId="23744B55" w14:textId="77777777" w:rsidR="00A22EB8" w:rsidRPr="00B64E6C" w:rsidRDefault="00A22EB8" w:rsidP="00AE47C2">
                            <w:pPr>
                              <w:spacing w:line="240" w:lineRule="auto"/>
                              <w:rPr>
                                <w:rFonts w:ascii="Century Gothic" w:hAnsi="Century Gothic"/>
                                <w:sz w:val="20"/>
                                <w:szCs w:val="20"/>
                              </w:rPr>
                            </w:pPr>
                          </w:p>
                        </w:tc>
                      </w:tr>
                      <w:tr w:rsidR="00A22EB8" w:rsidRPr="00B64E6C" w14:paraId="59558EF7" w14:textId="77777777" w:rsidTr="00015ABF">
                        <w:tc>
                          <w:tcPr>
                            <w:tcW w:w="346" w:type="dxa"/>
                          </w:tcPr>
                          <w:p w14:paraId="64A279D1" w14:textId="77777777" w:rsidR="00A22EB8" w:rsidRPr="00B64E6C" w:rsidRDefault="00A22EB8" w:rsidP="00AE47C2">
                            <w:pPr>
                              <w:spacing w:line="240" w:lineRule="auto"/>
                              <w:rPr>
                                <w:rFonts w:ascii="Century Gothic" w:hAnsi="Century Gothic"/>
                                <w:sz w:val="20"/>
                                <w:szCs w:val="20"/>
                              </w:rPr>
                            </w:pPr>
                          </w:p>
                        </w:tc>
                        <w:tc>
                          <w:tcPr>
                            <w:tcW w:w="3129" w:type="dxa"/>
                          </w:tcPr>
                          <w:p w14:paraId="48284182" w14:textId="77777777" w:rsidR="00A22EB8" w:rsidRPr="00B64E6C" w:rsidRDefault="00A22EB8" w:rsidP="00AE47C2">
                            <w:pPr>
                              <w:spacing w:line="240" w:lineRule="auto"/>
                              <w:rPr>
                                <w:rFonts w:ascii="Century Gothic" w:hAnsi="Century Gothic"/>
                                <w:sz w:val="20"/>
                                <w:szCs w:val="20"/>
                              </w:rPr>
                            </w:pPr>
                          </w:p>
                        </w:tc>
                        <w:tc>
                          <w:tcPr>
                            <w:tcW w:w="724" w:type="dxa"/>
                          </w:tcPr>
                          <w:p w14:paraId="4B65F85C" w14:textId="77777777" w:rsidR="00A22EB8" w:rsidRPr="00B64E6C" w:rsidRDefault="00A22EB8" w:rsidP="00AE47C2">
                            <w:pPr>
                              <w:spacing w:line="240" w:lineRule="auto"/>
                              <w:rPr>
                                <w:rFonts w:ascii="Century Gothic" w:hAnsi="Century Gothic"/>
                                <w:sz w:val="20"/>
                                <w:szCs w:val="20"/>
                              </w:rPr>
                            </w:pPr>
                          </w:p>
                        </w:tc>
                        <w:tc>
                          <w:tcPr>
                            <w:tcW w:w="3316" w:type="dxa"/>
                          </w:tcPr>
                          <w:p w14:paraId="21F5BCFD" w14:textId="77777777" w:rsidR="00A22EB8" w:rsidRPr="00B64E6C" w:rsidRDefault="00A22EB8" w:rsidP="00D85EB7">
                            <w:pPr>
                              <w:pStyle w:val="FontDeclarationofThesis2"/>
                              <w:jc w:val="center"/>
                            </w:pPr>
                          </w:p>
                        </w:tc>
                        <w:tc>
                          <w:tcPr>
                            <w:tcW w:w="328" w:type="dxa"/>
                          </w:tcPr>
                          <w:p w14:paraId="6B5FE809" w14:textId="77777777" w:rsidR="00A22EB8" w:rsidRPr="00B64E6C" w:rsidRDefault="00A22EB8" w:rsidP="00AE47C2">
                            <w:pPr>
                              <w:spacing w:line="240" w:lineRule="auto"/>
                              <w:rPr>
                                <w:rFonts w:ascii="Century Gothic" w:hAnsi="Century Gothic"/>
                                <w:sz w:val="20"/>
                                <w:szCs w:val="20"/>
                              </w:rPr>
                            </w:pPr>
                          </w:p>
                        </w:tc>
                      </w:tr>
                      <w:tr w:rsidR="00A22EB8" w:rsidRPr="00B64E6C" w14:paraId="0739B6EA" w14:textId="77777777" w:rsidTr="00015ABF">
                        <w:tc>
                          <w:tcPr>
                            <w:tcW w:w="346" w:type="dxa"/>
                          </w:tcPr>
                          <w:p w14:paraId="425A7093" w14:textId="77777777" w:rsidR="00A22EB8" w:rsidRPr="00B64E6C" w:rsidRDefault="00A22EB8" w:rsidP="00AE47C2">
                            <w:pPr>
                              <w:spacing w:line="240" w:lineRule="auto"/>
                              <w:rPr>
                                <w:rFonts w:ascii="Century Gothic" w:hAnsi="Century Gothic"/>
                                <w:sz w:val="20"/>
                                <w:szCs w:val="20"/>
                              </w:rPr>
                            </w:pPr>
                          </w:p>
                        </w:tc>
                        <w:tc>
                          <w:tcPr>
                            <w:tcW w:w="3129" w:type="dxa"/>
                            <w:tcBorders>
                              <w:bottom w:val="single" w:sz="4" w:space="0" w:color="auto"/>
                            </w:tcBorders>
                          </w:tcPr>
                          <w:p w14:paraId="229D7EE3" w14:textId="77777777" w:rsidR="00A22EB8" w:rsidRPr="00B64E6C" w:rsidRDefault="00A22EB8" w:rsidP="00AE47C2">
                            <w:pPr>
                              <w:spacing w:line="240" w:lineRule="auto"/>
                              <w:rPr>
                                <w:rFonts w:ascii="Century Gothic" w:hAnsi="Century Gothic"/>
                                <w:sz w:val="20"/>
                                <w:szCs w:val="20"/>
                              </w:rPr>
                            </w:pPr>
                          </w:p>
                        </w:tc>
                        <w:tc>
                          <w:tcPr>
                            <w:tcW w:w="724" w:type="dxa"/>
                          </w:tcPr>
                          <w:p w14:paraId="0F1988E2" w14:textId="77777777" w:rsidR="00A22EB8" w:rsidRPr="00B64E6C" w:rsidRDefault="00A22EB8" w:rsidP="00AE47C2">
                            <w:pPr>
                              <w:spacing w:line="240" w:lineRule="auto"/>
                              <w:rPr>
                                <w:rFonts w:ascii="Century Gothic" w:hAnsi="Century Gothic"/>
                                <w:sz w:val="20"/>
                                <w:szCs w:val="20"/>
                              </w:rPr>
                            </w:pPr>
                          </w:p>
                        </w:tc>
                        <w:tc>
                          <w:tcPr>
                            <w:tcW w:w="3316" w:type="dxa"/>
                            <w:tcBorders>
                              <w:bottom w:val="single" w:sz="4" w:space="0" w:color="auto"/>
                            </w:tcBorders>
                          </w:tcPr>
                          <w:p w14:paraId="61A50557" w14:textId="77777777" w:rsidR="00A22EB8" w:rsidRPr="00B64E6C" w:rsidRDefault="00A22EB8" w:rsidP="00AE47C2">
                            <w:pPr>
                              <w:spacing w:line="240" w:lineRule="auto"/>
                              <w:rPr>
                                <w:rFonts w:ascii="Century Gothic" w:hAnsi="Century Gothic"/>
                                <w:sz w:val="20"/>
                                <w:szCs w:val="20"/>
                              </w:rPr>
                            </w:pPr>
                          </w:p>
                        </w:tc>
                        <w:tc>
                          <w:tcPr>
                            <w:tcW w:w="328" w:type="dxa"/>
                          </w:tcPr>
                          <w:p w14:paraId="12CAC023" w14:textId="77777777" w:rsidR="00A22EB8" w:rsidRPr="00B64E6C" w:rsidRDefault="00A22EB8" w:rsidP="00AE47C2">
                            <w:pPr>
                              <w:spacing w:line="240" w:lineRule="auto"/>
                              <w:rPr>
                                <w:rFonts w:ascii="Century Gothic" w:hAnsi="Century Gothic"/>
                                <w:sz w:val="20"/>
                                <w:szCs w:val="20"/>
                              </w:rPr>
                            </w:pPr>
                          </w:p>
                        </w:tc>
                      </w:tr>
                      <w:tr w:rsidR="00A22EB8" w:rsidRPr="00B64E6C" w14:paraId="2ACD88C3" w14:textId="77777777" w:rsidTr="00E911BA">
                        <w:tc>
                          <w:tcPr>
                            <w:tcW w:w="346" w:type="dxa"/>
                          </w:tcPr>
                          <w:p w14:paraId="4C2AEB53" w14:textId="77777777" w:rsidR="00A22EB8" w:rsidRPr="00B64E6C" w:rsidRDefault="00A22EB8"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2592B176" w14:textId="77777777" w:rsidR="00A22EB8" w:rsidRPr="00B64E6C" w:rsidRDefault="00A22EB8" w:rsidP="00205C41">
                            <w:pPr>
                              <w:pStyle w:val="SIGNATUREDEC"/>
                            </w:pPr>
                            <w:r w:rsidRPr="00B64E6C">
                              <w:t>SIGNATURE</w:t>
                            </w:r>
                            <w:r>
                              <w:t xml:space="preserve"> OF STUDENT</w:t>
                            </w:r>
                          </w:p>
                        </w:tc>
                        <w:tc>
                          <w:tcPr>
                            <w:tcW w:w="724" w:type="dxa"/>
                          </w:tcPr>
                          <w:p w14:paraId="07AEBB56" w14:textId="77777777" w:rsidR="00A22EB8" w:rsidRPr="00B64E6C" w:rsidRDefault="00A22EB8"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55557FF3" w14:textId="77777777" w:rsidR="00A22EB8" w:rsidRPr="00B64E6C" w:rsidRDefault="00A22EB8" w:rsidP="00AA6DF5">
                            <w:pPr>
                              <w:pStyle w:val="SIGNATUREDEC"/>
                            </w:pPr>
                            <w:r w:rsidRPr="00B64E6C">
                              <w:t>SIGNATURE OF SUPERVISOR</w:t>
                            </w:r>
                          </w:p>
                        </w:tc>
                        <w:tc>
                          <w:tcPr>
                            <w:tcW w:w="328" w:type="dxa"/>
                          </w:tcPr>
                          <w:p w14:paraId="4C1A5F79" w14:textId="77777777" w:rsidR="00A22EB8" w:rsidRPr="00B64E6C" w:rsidRDefault="00A22EB8" w:rsidP="00AE47C2">
                            <w:pPr>
                              <w:spacing w:line="240" w:lineRule="auto"/>
                              <w:jc w:val="center"/>
                              <w:rPr>
                                <w:rFonts w:ascii="Century Gothic" w:hAnsi="Century Gothic"/>
                                <w:b/>
                                <w:bCs/>
                                <w:sz w:val="20"/>
                                <w:szCs w:val="20"/>
                              </w:rPr>
                            </w:pPr>
                          </w:p>
                        </w:tc>
                      </w:tr>
                      <w:tr w:rsidR="00A22EB8" w:rsidRPr="00B64E6C" w14:paraId="32AE0C5E" w14:textId="77777777" w:rsidTr="00E911BA">
                        <w:tc>
                          <w:tcPr>
                            <w:tcW w:w="346" w:type="dxa"/>
                          </w:tcPr>
                          <w:p w14:paraId="2A047895" w14:textId="77777777" w:rsidR="00A22EB8" w:rsidRPr="00B64E6C" w:rsidRDefault="00A22EB8" w:rsidP="00AE47C2">
                            <w:pPr>
                              <w:spacing w:line="240" w:lineRule="auto"/>
                              <w:rPr>
                                <w:rFonts w:ascii="Century Gothic" w:hAnsi="Century Gothic"/>
                                <w:sz w:val="20"/>
                                <w:szCs w:val="20"/>
                              </w:rPr>
                            </w:pPr>
                          </w:p>
                        </w:tc>
                        <w:tc>
                          <w:tcPr>
                            <w:tcW w:w="3129" w:type="dxa"/>
                          </w:tcPr>
                          <w:p w14:paraId="0892BA82" w14:textId="77777777" w:rsidR="00A22EB8" w:rsidRPr="00B64E6C" w:rsidRDefault="00A22EB8" w:rsidP="00AE47C2">
                            <w:pPr>
                              <w:spacing w:line="240" w:lineRule="auto"/>
                              <w:rPr>
                                <w:rFonts w:ascii="Century Gothic" w:hAnsi="Century Gothic"/>
                                <w:sz w:val="20"/>
                                <w:szCs w:val="20"/>
                              </w:rPr>
                            </w:pPr>
                          </w:p>
                        </w:tc>
                        <w:tc>
                          <w:tcPr>
                            <w:tcW w:w="724" w:type="dxa"/>
                          </w:tcPr>
                          <w:p w14:paraId="0009C08F" w14:textId="77777777" w:rsidR="00A22EB8" w:rsidRPr="00B64E6C" w:rsidRDefault="00A22EB8" w:rsidP="00AE47C2">
                            <w:pPr>
                              <w:spacing w:line="240" w:lineRule="auto"/>
                              <w:rPr>
                                <w:rFonts w:ascii="Century Gothic" w:hAnsi="Century Gothic"/>
                                <w:sz w:val="20"/>
                                <w:szCs w:val="20"/>
                              </w:rPr>
                            </w:pPr>
                          </w:p>
                        </w:tc>
                        <w:tc>
                          <w:tcPr>
                            <w:tcW w:w="3316" w:type="dxa"/>
                          </w:tcPr>
                          <w:p w14:paraId="112CCB53" w14:textId="77777777" w:rsidR="00A22EB8" w:rsidRPr="00B64E6C" w:rsidRDefault="00A22EB8" w:rsidP="00AE47C2">
                            <w:pPr>
                              <w:spacing w:line="240" w:lineRule="auto"/>
                              <w:rPr>
                                <w:rFonts w:ascii="Century Gothic" w:hAnsi="Century Gothic"/>
                                <w:sz w:val="20"/>
                                <w:szCs w:val="20"/>
                              </w:rPr>
                            </w:pPr>
                          </w:p>
                        </w:tc>
                        <w:tc>
                          <w:tcPr>
                            <w:tcW w:w="328" w:type="dxa"/>
                          </w:tcPr>
                          <w:p w14:paraId="7E80EA6B" w14:textId="77777777" w:rsidR="00A22EB8" w:rsidRPr="00B64E6C" w:rsidRDefault="00A22EB8" w:rsidP="00AE47C2">
                            <w:pPr>
                              <w:spacing w:line="240" w:lineRule="auto"/>
                              <w:rPr>
                                <w:rFonts w:ascii="Century Gothic" w:hAnsi="Century Gothic"/>
                                <w:sz w:val="20"/>
                                <w:szCs w:val="20"/>
                              </w:rPr>
                            </w:pPr>
                          </w:p>
                        </w:tc>
                      </w:tr>
                      <w:tr w:rsidR="00A22EB8" w:rsidRPr="00B64E6C" w14:paraId="2E2331F2" w14:textId="77777777" w:rsidTr="00E33AE7">
                        <w:tc>
                          <w:tcPr>
                            <w:tcW w:w="346" w:type="dxa"/>
                          </w:tcPr>
                          <w:p w14:paraId="5A1D3F66" w14:textId="77777777" w:rsidR="00A22EB8" w:rsidRPr="00B64E6C" w:rsidRDefault="00A22EB8"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2F16104F" w14:textId="77777777" w:rsidR="00A22EB8" w:rsidRPr="00205C41" w:rsidRDefault="00A22EB8" w:rsidP="00205C41">
                            <w:pPr>
                              <w:pStyle w:val="FontDeclarationofThesis3"/>
                            </w:pPr>
                            <w:r>
                              <w:t>721601-01-8890</w:t>
                            </w:r>
                          </w:p>
                        </w:tc>
                        <w:tc>
                          <w:tcPr>
                            <w:tcW w:w="724" w:type="dxa"/>
                          </w:tcPr>
                          <w:p w14:paraId="7C7C81E2" w14:textId="77777777" w:rsidR="00A22EB8" w:rsidRPr="00B64E6C" w:rsidRDefault="00A22EB8"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4F8FBD7A" w14:textId="77777777" w:rsidR="00A22EB8" w:rsidRPr="00C53060" w:rsidRDefault="00A22EB8" w:rsidP="00205C41">
                            <w:pPr>
                              <w:pStyle w:val="FontDeclarationofThesis3"/>
                              <w:rPr>
                                <w:b/>
                              </w:rPr>
                            </w:pPr>
                            <w:r>
                              <w:t>AP. DR. KHAIRUR RIJAL JAMALUDIN</w:t>
                            </w:r>
                          </w:p>
                        </w:tc>
                        <w:tc>
                          <w:tcPr>
                            <w:tcW w:w="328" w:type="dxa"/>
                          </w:tcPr>
                          <w:p w14:paraId="5864CD42" w14:textId="77777777" w:rsidR="00A22EB8" w:rsidRPr="00B64E6C" w:rsidRDefault="00A22EB8" w:rsidP="0060481D">
                            <w:pPr>
                              <w:spacing w:line="240" w:lineRule="auto"/>
                              <w:jc w:val="center"/>
                              <w:rPr>
                                <w:rFonts w:ascii="Century Gothic" w:hAnsi="Century Gothic"/>
                                <w:b/>
                                <w:sz w:val="20"/>
                                <w:szCs w:val="20"/>
                              </w:rPr>
                            </w:pPr>
                          </w:p>
                        </w:tc>
                      </w:tr>
                      <w:tr w:rsidR="00A22EB8" w:rsidRPr="00B64E6C" w14:paraId="101D689F" w14:textId="77777777" w:rsidTr="00E911BA">
                        <w:tc>
                          <w:tcPr>
                            <w:tcW w:w="346" w:type="dxa"/>
                          </w:tcPr>
                          <w:p w14:paraId="173FEA02" w14:textId="77777777" w:rsidR="00A22EB8" w:rsidRPr="00B64E6C" w:rsidRDefault="00A22EB8"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0A010115" w14:textId="77777777" w:rsidR="00A22EB8" w:rsidRPr="00B64E6C" w:rsidRDefault="00A22EB8" w:rsidP="0060481D">
                            <w:pPr>
                              <w:spacing w:line="240" w:lineRule="auto"/>
                              <w:jc w:val="center"/>
                              <w:rPr>
                                <w:rFonts w:ascii="Century Gothic" w:hAnsi="Century Gothic"/>
                                <w:sz w:val="20"/>
                                <w:szCs w:val="20"/>
                              </w:rPr>
                            </w:pPr>
                            <w:r>
                              <w:rPr>
                                <w:rFonts w:ascii="Century Gothic" w:hAnsi="Century Gothic"/>
                                <w:b/>
                                <w:bCs/>
                                <w:sz w:val="20"/>
                                <w:szCs w:val="20"/>
                              </w:rPr>
                              <w:t>MATRIX NUMBER</w:t>
                            </w:r>
                          </w:p>
                        </w:tc>
                        <w:tc>
                          <w:tcPr>
                            <w:tcW w:w="724" w:type="dxa"/>
                          </w:tcPr>
                          <w:p w14:paraId="63933880" w14:textId="77777777" w:rsidR="00A22EB8" w:rsidRPr="00B64E6C" w:rsidRDefault="00A22EB8"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21EB7758" w14:textId="77777777" w:rsidR="00A22EB8" w:rsidRPr="00B64E6C" w:rsidRDefault="00A22EB8" w:rsidP="0060481D">
                            <w:pPr>
                              <w:spacing w:line="240" w:lineRule="auto"/>
                              <w:jc w:val="center"/>
                              <w:rPr>
                                <w:rFonts w:ascii="Century Gothic" w:hAnsi="Century Gothic"/>
                                <w:b/>
                                <w:sz w:val="20"/>
                                <w:szCs w:val="20"/>
                              </w:rPr>
                            </w:pPr>
                            <w:r w:rsidRPr="00B64E6C">
                              <w:rPr>
                                <w:rFonts w:ascii="Century Gothic" w:hAnsi="Century Gothic"/>
                                <w:b/>
                                <w:bCs/>
                                <w:sz w:val="20"/>
                                <w:szCs w:val="20"/>
                              </w:rPr>
                              <w:t>NAME OF SUPERVISOR</w:t>
                            </w:r>
                          </w:p>
                        </w:tc>
                        <w:tc>
                          <w:tcPr>
                            <w:tcW w:w="328" w:type="dxa"/>
                          </w:tcPr>
                          <w:p w14:paraId="614E3393" w14:textId="77777777" w:rsidR="00A22EB8" w:rsidRPr="00B64E6C" w:rsidRDefault="00A22EB8" w:rsidP="0060481D">
                            <w:pPr>
                              <w:spacing w:line="240" w:lineRule="auto"/>
                              <w:jc w:val="center"/>
                              <w:rPr>
                                <w:rFonts w:ascii="Century Gothic" w:hAnsi="Century Gothic"/>
                                <w:b/>
                                <w:bCs/>
                                <w:sz w:val="20"/>
                                <w:szCs w:val="20"/>
                              </w:rPr>
                            </w:pPr>
                          </w:p>
                        </w:tc>
                      </w:tr>
                      <w:tr w:rsidR="00A22EB8" w:rsidRPr="00B64E6C" w14:paraId="43D33D1B" w14:textId="77777777" w:rsidTr="00E911BA">
                        <w:tc>
                          <w:tcPr>
                            <w:tcW w:w="346" w:type="dxa"/>
                          </w:tcPr>
                          <w:p w14:paraId="5343438C" w14:textId="77777777" w:rsidR="00A22EB8" w:rsidRPr="00B64E6C" w:rsidRDefault="00A22EB8" w:rsidP="0060481D">
                            <w:pPr>
                              <w:spacing w:line="240" w:lineRule="auto"/>
                              <w:jc w:val="center"/>
                              <w:rPr>
                                <w:rFonts w:ascii="Century Gothic" w:hAnsi="Century Gothic"/>
                                <w:b/>
                                <w:bCs/>
                                <w:sz w:val="20"/>
                                <w:szCs w:val="20"/>
                              </w:rPr>
                            </w:pPr>
                          </w:p>
                        </w:tc>
                        <w:tc>
                          <w:tcPr>
                            <w:tcW w:w="3129" w:type="dxa"/>
                          </w:tcPr>
                          <w:p w14:paraId="56833D01" w14:textId="77777777" w:rsidR="00A22EB8" w:rsidRPr="00B64E6C" w:rsidRDefault="00A22EB8" w:rsidP="0060481D">
                            <w:pPr>
                              <w:spacing w:line="240" w:lineRule="auto"/>
                              <w:jc w:val="center"/>
                              <w:rPr>
                                <w:rFonts w:ascii="Century Gothic" w:hAnsi="Century Gothic"/>
                                <w:b/>
                                <w:bCs/>
                                <w:sz w:val="20"/>
                                <w:szCs w:val="20"/>
                              </w:rPr>
                            </w:pPr>
                          </w:p>
                          <w:p w14:paraId="03C845D4" w14:textId="77777777" w:rsidR="00A22EB8" w:rsidRPr="00B64E6C" w:rsidRDefault="00A22EB8" w:rsidP="0060481D">
                            <w:pPr>
                              <w:spacing w:line="240" w:lineRule="auto"/>
                              <w:jc w:val="center"/>
                              <w:rPr>
                                <w:rFonts w:ascii="Century Gothic" w:hAnsi="Century Gothic"/>
                                <w:b/>
                                <w:bCs/>
                                <w:sz w:val="20"/>
                                <w:szCs w:val="20"/>
                              </w:rPr>
                            </w:pPr>
                          </w:p>
                        </w:tc>
                        <w:tc>
                          <w:tcPr>
                            <w:tcW w:w="724" w:type="dxa"/>
                          </w:tcPr>
                          <w:p w14:paraId="352B9029" w14:textId="77777777" w:rsidR="00A22EB8" w:rsidRPr="00B64E6C" w:rsidRDefault="00A22EB8" w:rsidP="0060481D">
                            <w:pPr>
                              <w:spacing w:line="240" w:lineRule="auto"/>
                              <w:jc w:val="center"/>
                              <w:rPr>
                                <w:rFonts w:ascii="Century Gothic" w:hAnsi="Century Gothic"/>
                                <w:b/>
                                <w:bCs/>
                                <w:sz w:val="20"/>
                                <w:szCs w:val="20"/>
                              </w:rPr>
                            </w:pPr>
                          </w:p>
                        </w:tc>
                        <w:tc>
                          <w:tcPr>
                            <w:tcW w:w="3316" w:type="dxa"/>
                          </w:tcPr>
                          <w:p w14:paraId="63464CEF" w14:textId="77777777" w:rsidR="00A22EB8" w:rsidRPr="00B64E6C" w:rsidRDefault="00A22EB8" w:rsidP="0060481D">
                            <w:pPr>
                              <w:spacing w:line="240" w:lineRule="auto"/>
                              <w:jc w:val="center"/>
                              <w:rPr>
                                <w:rFonts w:ascii="Century Gothic" w:hAnsi="Century Gothic"/>
                                <w:b/>
                                <w:bCs/>
                                <w:sz w:val="20"/>
                                <w:szCs w:val="20"/>
                              </w:rPr>
                            </w:pPr>
                          </w:p>
                        </w:tc>
                        <w:tc>
                          <w:tcPr>
                            <w:tcW w:w="328" w:type="dxa"/>
                          </w:tcPr>
                          <w:p w14:paraId="1B025713" w14:textId="77777777" w:rsidR="00A22EB8" w:rsidRPr="00B64E6C" w:rsidRDefault="00A22EB8" w:rsidP="0060481D">
                            <w:pPr>
                              <w:spacing w:line="240" w:lineRule="auto"/>
                              <w:jc w:val="center"/>
                              <w:rPr>
                                <w:rFonts w:ascii="Century Gothic" w:hAnsi="Century Gothic"/>
                                <w:b/>
                                <w:bCs/>
                                <w:sz w:val="20"/>
                                <w:szCs w:val="20"/>
                              </w:rPr>
                            </w:pPr>
                          </w:p>
                        </w:tc>
                      </w:tr>
                      <w:tr w:rsidR="00A22EB8" w:rsidRPr="00B64E6C" w14:paraId="0A575D84" w14:textId="77777777" w:rsidTr="00D85EB7">
                        <w:trPr>
                          <w:trHeight w:val="278"/>
                        </w:trPr>
                        <w:tc>
                          <w:tcPr>
                            <w:tcW w:w="346" w:type="dxa"/>
                          </w:tcPr>
                          <w:p w14:paraId="19DC2069" w14:textId="77777777" w:rsidR="00A22EB8" w:rsidRPr="00B64E6C" w:rsidRDefault="00A22EB8" w:rsidP="0060481D">
                            <w:pPr>
                              <w:spacing w:line="240" w:lineRule="auto"/>
                              <w:jc w:val="center"/>
                              <w:rPr>
                                <w:rFonts w:ascii="Century Gothic" w:hAnsi="Century Gothic"/>
                                <w:sz w:val="20"/>
                                <w:szCs w:val="20"/>
                              </w:rPr>
                            </w:pPr>
                          </w:p>
                        </w:tc>
                        <w:tc>
                          <w:tcPr>
                            <w:tcW w:w="3129" w:type="dxa"/>
                            <w:vAlign w:val="center"/>
                          </w:tcPr>
                          <w:p w14:paraId="2CD40954" w14:textId="77777777" w:rsidR="00A22EB8" w:rsidRPr="00887999" w:rsidRDefault="00A22EB8" w:rsidP="00887999">
                            <w:pPr>
                              <w:pStyle w:val="Decnotes"/>
                              <w:jc w:val="center"/>
                            </w:pPr>
                            <w:r w:rsidRPr="00887999">
                              <w:t>Date:  20 JUNE 2015</w:t>
                            </w:r>
                          </w:p>
                        </w:tc>
                        <w:tc>
                          <w:tcPr>
                            <w:tcW w:w="724" w:type="dxa"/>
                          </w:tcPr>
                          <w:p w14:paraId="5D76A34C" w14:textId="77777777" w:rsidR="00A22EB8" w:rsidRPr="00D85EB7" w:rsidRDefault="00A22EB8" w:rsidP="0060481D">
                            <w:pPr>
                              <w:spacing w:line="240" w:lineRule="auto"/>
                              <w:jc w:val="center"/>
                            </w:pPr>
                          </w:p>
                        </w:tc>
                        <w:tc>
                          <w:tcPr>
                            <w:tcW w:w="3316" w:type="dxa"/>
                            <w:vAlign w:val="center"/>
                          </w:tcPr>
                          <w:p w14:paraId="2B6374E6" w14:textId="77777777" w:rsidR="00A22EB8" w:rsidRPr="00D85EB7" w:rsidRDefault="00A22EB8" w:rsidP="00887999">
                            <w:pPr>
                              <w:pStyle w:val="Decnotes"/>
                              <w:jc w:val="center"/>
                            </w:pPr>
                            <w:r w:rsidRPr="00D85EB7">
                              <w:t>Date:   20 JUNE 2015</w:t>
                            </w:r>
                          </w:p>
                        </w:tc>
                        <w:tc>
                          <w:tcPr>
                            <w:tcW w:w="328" w:type="dxa"/>
                          </w:tcPr>
                          <w:p w14:paraId="218870AD" w14:textId="77777777" w:rsidR="00A22EB8" w:rsidRPr="00B64E6C" w:rsidRDefault="00A22EB8" w:rsidP="0060481D">
                            <w:pPr>
                              <w:spacing w:line="240" w:lineRule="auto"/>
                              <w:jc w:val="center"/>
                              <w:rPr>
                                <w:rFonts w:ascii="Century Gothic" w:hAnsi="Century Gothic"/>
                                <w:sz w:val="20"/>
                                <w:szCs w:val="20"/>
                              </w:rPr>
                            </w:pPr>
                          </w:p>
                        </w:tc>
                      </w:tr>
                    </w:tbl>
                    <w:p w14:paraId="54AB3B10" w14:textId="77777777" w:rsidR="00A22EB8" w:rsidRPr="00431AE5" w:rsidRDefault="00A22EB8" w:rsidP="00AE47C2">
                      <w:pPr>
                        <w:spacing w:line="240" w:lineRule="auto"/>
                        <w:rPr>
                          <w:rFonts w:ascii="Century Gothic" w:hAnsi="Century Gothic"/>
                          <w:sz w:val="20"/>
                          <w:szCs w:val="20"/>
                        </w:rPr>
                      </w:pPr>
                    </w:p>
                  </w:txbxContent>
                </v:textbox>
                <w10:anchorlock/>
              </v:rect>
            </w:pict>
          </mc:Fallback>
        </mc:AlternateContent>
      </w:r>
    </w:p>
    <w:sdt>
      <w:sdtPr>
        <w:id w:val="-295141536"/>
        <w:lock w:val="sdtContentLocked"/>
        <w:placeholder>
          <w:docPart w:val="7C0D40AE96B49F4AAF1891D4624E1395"/>
        </w:placeholder>
      </w:sdtPr>
      <w:sdtEndPr/>
      <w:sdtContent>
        <w:p w14:paraId="2F85FC90" w14:textId="77777777" w:rsidR="003E4B9A" w:rsidRPr="00015ABF" w:rsidRDefault="00766947" w:rsidP="00F8417A">
          <w:pPr>
            <w:pStyle w:val="Decnotes"/>
          </w:pPr>
          <w:r w:rsidRPr="00015ABF">
            <w:t>NOTES : If the thesis is CONFIDENTIAL or RESTRICTED, please attach with the letter from the organization with period and reasons for confidentiality or restriction</w:t>
          </w:r>
        </w:p>
      </w:sdtContent>
    </w:sdt>
    <w:p w14:paraId="4236FCED" w14:textId="77777777" w:rsidR="00084ED0" w:rsidRDefault="00084ED0" w:rsidP="00947D75">
      <w:pPr>
        <w:sectPr w:rsidR="00084ED0" w:rsidSect="00084ED0">
          <w:footerReference w:type="default" r:id="rId11"/>
          <w:type w:val="oddPage"/>
          <w:pgSz w:w="11907" w:h="16840" w:code="9"/>
          <w:pgMar w:top="1412" w:right="1843" w:bottom="1412" w:left="1843" w:header="709" w:footer="709" w:gutter="0"/>
          <w:pgNumType w:fmt="lowerRoman" w:start="2"/>
          <w:cols w:space="708"/>
          <w:docGrid w:linePitch="360"/>
        </w:sectPr>
      </w:pPr>
    </w:p>
    <w:sdt>
      <w:sdtPr>
        <w:rPr>
          <w:noProof/>
        </w:rPr>
        <w:id w:val="1816905152"/>
        <w:lock w:val="sdtContentLocked"/>
        <w:placeholder>
          <w:docPart w:val="7C0D40AE96B49F4AAF1891D4624E1395"/>
        </w:placeholder>
      </w:sdtPr>
      <w:sdtEndPr/>
      <w:sdtContent>
        <w:p w14:paraId="5291D70E" w14:textId="77777777" w:rsidR="005901FC" w:rsidRDefault="005901FC" w:rsidP="005901FC">
          <w:pPr>
            <w:jc w:val="center"/>
            <w:rPr>
              <w:noProof/>
            </w:rPr>
          </w:pPr>
        </w:p>
        <w:p w14:paraId="3FF40E73" w14:textId="77777777" w:rsidR="005901FC" w:rsidRDefault="005901FC" w:rsidP="005901FC">
          <w:pPr>
            <w:jc w:val="center"/>
            <w:rPr>
              <w:noProof/>
            </w:rPr>
          </w:pPr>
        </w:p>
        <w:p w14:paraId="10DB2DDE" w14:textId="77777777" w:rsidR="005901FC" w:rsidRDefault="005901FC" w:rsidP="005901FC">
          <w:pPr>
            <w:jc w:val="center"/>
            <w:rPr>
              <w:noProof/>
            </w:rPr>
          </w:pPr>
        </w:p>
        <w:p w14:paraId="437B5A31" w14:textId="77777777" w:rsidR="005901FC" w:rsidRDefault="005901FC" w:rsidP="005901FC">
          <w:pPr>
            <w:jc w:val="center"/>
            <w:rPr>
              <w:noProof/>
            </w:rPr>
          </w:pPr>
        </w:p>
        <w:p w14:paraId="6E3FDAA5" w14:textId="77777777" w:rsidR="005901FC" w:rsidRDefault="005901FC" w:rsidP="005901FC">
          <w:pPr>
            <w:jc w:val="center"/>
            <w:rPr>
              <w:noProof/>
            </w:rPr>
          </w:pPr>
        </w:p>
        <w:p w14:paraId="22B3EBC5" w14:textId="77777777" w:rsidR="005901FC" w:rsidRDefault="005901FC" w:rsidP="005901FC">
          <w:pPr>
            <w:jc w:val="center"/>
            <w:rPr>
              <w:noProof/>
            </w:rPr>
          </w:pPr>
        </w:p>
        <w:p w14:paraId="6B68B9E8" w14:textId="77777777" w:rsidR="005901FC" w:rsidRDefault="005901FC" w:rsidP="005901FC">
          <w:pPr>
            <w:jc w:val="center"/>
            <w:rPr>
              <w:noProof/>
            </w:rPr>
          </w:pPr>
        </w:p>
        <w:p w14:paraId="2BB0F537" w14:textId="77777777" w:rsidR="005901FC" w:rsidRDefault="005901FC" w:rsidP="005901FC">
          <w:pPr>
            <w:jc w:val="center"/>
            <w:rPr>
              <w:noProof/>
            </w:rPr>
          </w:pPr>
        </w:p>
        <w:p w14:paraId="3EBC033E" w14:textId="77777777" w:rsidR="005901FC" w:rsidRDefault="00402C40" w:rsidP="005901FC">
          <w:pPr>
            <w:jc w:val="center"/>
            <w:rPr>
              <w:noProof/>
            </w:rPr>
          </w:pPr>
        </w:p>
      </w:sdtContent>
    </w:sdt>
    <w:sdt>
      <w:sdtPr>
        <w:id w:val="257409316"/>
        <w:lock w:val="sdtContentLocked"/>
        <w:placeholder>
          <w:docPart w:val="7C0D40AE96B49F4AAF1891D4624E1395"/>
        </w:placeholder>
      </w:sdtPr>
      <w:sdtEndPr/>
      <w:sdtContent>
        <w:p w14:paraId="4DD52735" w14:textId="77777777" w:rsidR="00973AE5" w:rsidRDefault="000D2C41" w:rsidP="000E27E5">
          <w:pPr>
            <w:pStyle w:val="Decpage"/>
          </w:pPr>
          <w:r>
            <w:t>“</w:t>
          </w:r>
          <w:sdt>
            <w:sdtPr>
              <w:alias w:val="sv"/>
              <w:tag w:val="sv"/>
              <w:id w:val="800646737"/>
              <w:placeholder>
                <w:docPart w:val="AE427A8B82397C489000E0F5315FB404"/>
              </w:placeholder>
              <w:showingPlcHdr/>
              <w:dropDownList>
                <w:listItem w:value="Choose an item."/>
                <w:listItem w:displayText="I" w:value="I"/>
                <w:listItem w:displayText="We" w:value="We"/>
              </w:dropDownList>
            </w:sdtPr>
            <w:sdtEndPr/>
            <w:sdtContent>
              <w:r w:rsidRPr="00D5291A">
                <w:rPr>
                  <w:rStyle w:val="ae"/>
                </w:rPr>
                <w:t>Choose an item.</w:t>
              </w:r>
            </w:sdtContent>
          </w:sdt>
          <w:r w:rsidR="00973AE5">
            <w:t xml:space="preserve"> hereby declare that we h</w:t>
          </w:r>
          <w:r>
            <w:t xml:space="preserve">ave read this thesis and in </w:t>
          </w:r>
          <w:sdt>
            <w:sdtPr>
              <w:alias w:val="sv"/>
              <w:tag w:val="sv"/>
              <w:id w:val="707148693"/>
              <w:placeholder>
                <w:docPart w:val="A53E88A24459DB44B1742BB601BBCD73"/>
              </w:placeholder>
              <w:showingPlcHdr/>
              <w:dropDownList>
                <w:listItem w:value="Choose an item."/>
                <w:listItem w:displayText="my" w:value="my"/>
                <w:listItem w:displayText="our" w:value="our"/>
              </w:dropDownList>
            </w:sdtPr>
            <w:sdtEndPr/>
            <w:sdtContent>
              <w:r w:rsidRPr="00D5291A">
                <w:rPr>
                  <w:rStyle w:val="ae"/>
                </w:rPr>
                <w:t>Choose an item.</w:t>
              </w:r>
            </w:sdtContent>
          </w:sdt>
        </w:p>
        <w:p w14:paraId="054DF340" w14:textId="77777777" w:rsidR="00973AE5" w:rsidRDefault="00973AE5" w:rsidP="000E27E5">
          <w:pPr>
            <w:pStyle w:val="Decpage"/>
          </w:pPr>
          <w:r>
            <w:t xml:space="preserve">opinion this thesis is suffcient in term of scope and quality for the </w:t>
          </w:r>
        </w:p>
        <w:p w14:paraId="1A798D4F" w14:textId="77777777" w:rsidR="005901FC" w:rsidRDefault="00973AE5" w:rsidP="000E27E5">
          <w:pPr>
            <w:pStyle w:val="Decpage"/>
          </w:pPr>
          <w:r>
            <w:t>award of the degree of</w:t>
          </w:r>
          <w:r w:rsidR="00DA7C60">
            <w:t xml:space="preserve"> </w:t>
          </w:r>
          <w:sdt>
            <w:sdtPr>
              <w:alias w:val="Degree"/>
              <w:tag w:val="Degree"/>
              <w:id w:val="-1396736654"/>
              <w:placeholder>
                <w:docPart w:val="064B2203150DD74CBC2A28F4725B5315"/>
              </w:placeholder>
              <w:comboBox>
                <w:listItem w:value="Choose an item."/>
                <w:listItem w:displayText="Doctor of Philosophy (Specialization)" w:value="Doctor of Philosophy (Specialization)"/>
                <w:listItem w:displayText="Doctor of Engineering (specialisation)" w:value="Doctor of Engineering (specialisation)"/>
                <w:listItem w:displayText="Master of Philosophy (specialisation)" w:value="Master of Philosophy (specialisation)"/>
                <w:listItem w:displayText="Master of" w:value="Master of"/>
                <w:listItem w:displayText="Bachelor of" w:value="Bachelor of"/>
              </w:comboBox>
            </w:sdtPr>
            <w:sdtEndPr/>
            <w:sdtContent>
              <w:r w:rsidR="005B655E">
                <w:t>Doctor of Philosophy (Specialization)</w:t>
              </w:r>
            </w:sdtContent>
          </w:sdt>
          <w:r>
            <w:t>”</w:t>
          </w:r>
        </w:p>
      </w:sdtContent>
    </w:sdt>
    <w:p w14:paraId="442EC5DF" w14:textId="77777777" w:rsidR="005901FC" w:rsidRDefault="005901FC" w:rsidP="005901FC"/>
    <w:p w14:paraId="5169E25D" w14:textId="77777777" w:rsidR="005901FC" w:rsidRDefault="005901FC" w:rsidP="005901FC"/>
    <w:p w14:paraId="661DE845" w14:textId="77777777" w:rsidR="005901FC" w:rsidRDefault="005901FC" w:rsidP="005901FC"/>
    <w:sdt>
      <w:sdtPr>
        <w:rPr>
          <w:caps/>
        </w:rPr>
        <w:id w:val="210692621"/>
      </w:sdtPr>
      <w:sdtEndPr/>
      <w:sdtContent>
        <w:sdt>
          <w:sdtPr>
            <w:rPr>
              <w:caps/>
            </w:rPr>
            <w:id w:val="646163551"/>
          </w:sdtPr>
          <w:sdtEndPr/>
          <w:sdtContent>
            <w:tbl>
              <w:tblPr>
                <w:tblW w:w="0" w:type="auto"/>
                <w:jc w:val="center"/>
                <w:tblLook w:val="04A0" w:firstRow="1" w:lastRow="0" w:firstColumn="1" w:lastColumn="0" w:noHBand="0" w:noVBand="1"/>
              </w:tblPr>
              <w:tblGrid>
                <w:gridCol w:w="2443"/>
                <w:gridCol w:w="283"/>
                <w:gridCol w:w="5374"/>
              </w:tblGrid>
              <w:tr w:rsidR="005901FC" w14:paraId="6444AD33" w14:textId="77777777" w:rsidTr="006A2524">
                <w:trPr>
                  <w:jc w:val="center"/>
                </w:trPr>
                <w:tc>
                  <w:tcPr>
                    <w:tcW w:w="2443" w:type="dxa"/>
                  </w:tcPr>
                  <w:p w14:paraId="24647AC8" w14:textId="77777777" w:rsidR="005901FC" w:rsidRDefault="005901FC" w:rsidP="008B18C2">
                    <w:pPr>
                      <w:pStyle w:val="FontSVDeclarationPage2"/>
                    </w:pPr>
                    <w:r>
                      <w:t>Signature</w:t>
                    </w:r>
                  </w:p>
                </w:tc>
                <w:tc>
                  <w:tcPr>
                    <w:tcW w:w="0" w:type="auto"/>
                  </w:tcPr>
                  <w:p w14:paraId="3DC70AB8" w14:textId="77777777" w:rsidR="005901FC" w:rsidRDefault="005901FC" w:rsidP="00D816F8">
                    <w:r>
                      <w:t>:</w:t>
                    </w:r>
                  </w:p>
                </w:tc>
                <w:tc>
                  <w:tcPr>
                    <w:tcW w:w="5374" w:type="dxa"/>
                    <w:vAlign w:val="bottom"/>
                  </w:tcPr>
                  <w:p w14:paraId="17F31A4D" w14:textId="77777777" w:rsidR="005901FC" w:rsidRDefault="005901FC" w:rsidP="00D816F8">
                    <w:r>
                      <w:t>________________________________</w:t>
                    </w:r>
                  </w:p>
                </w:tc>
              </w:tr>
              <w:tr w:rsidR="005901FC" w14:paraId="480593AA" w14:textId="77777777" w:rsidTr="006A2524">
                <w:trPr>
                  <w:jc w:val="center"/>
                </w:trPr>
                <w:tc>
                  <w:tcPr>
                    <w:tcW w:w="2443" w:type="dxa"/>
                  </w:tcPr>
                  <w:p w14:paraId="39B56454" w14:textId="77777777" w:rsidR="005901FC" w:rsidRDefault="005901FC" w:rsidP="008B18C2">
                    <w:pPr>
                      <w:pStyle w:val="FontSVDeclarationPage2"/>
                    </w:pPr>
                    <w:r>
                      <w:t>Name of Supervisor I</w:t>
                    </w:r>
                  </w:p>
                </w:tc>
                <w:tc>
                  <w:tcPr>
                    <w:tcW w:w="0" w:type="auto"/>
                  </w:tcPr>
                  <w:p w14:paraId="7ED6CC72" w14:textId="77777777" w:rsidR="005901FC" w:rsidRDefault="005901FC" w:rsidP="00D816F8">
                    <w:r>
                      <w:t>:</w:t>
                    </w:r>
                  </w:p>
                </w:tc>
                <w:tc>
                  <w:tcPr>
                    <w:tcW w:w="5374" w:type="dxa"/>
                  </w:tcPr>
                  <w:p w14:paraId="116E1AC4" w14:textId="77777777" w:rsidR="005901FC" w:rsidRDefault="00452F2E" w:rsidP="008B18C2">
                    <w:pPr>
                      <w:pStyle w:val="FontSVDeclarationPage2"/>
                    </w:pPr>
                    <w:r>
                      <w:t>KHAIRUR RIJAL JAMALUD</w:t>
                    </w:r>
                    <w:r w:rsidR="000D2C41">
                      <w:t>IN</w:t>
                    </w:r>
                  </w:p>
                </w:tc>
              </w:tr>
              <w:tr w:rsidR="005901FC" w14:paraId="0F9FE48E" w14:textId="77777777" w:rsidTr="006A2524">
                <w:trPr>
                  <w:jc w:val="center"/>
                </w:trPr>
                <w:tc>
                  <w:tcPr>
                    <w:tcW w:w="2443" w:type="dxa"/>
                  </w:tcPr>
                  <w:p w14:paraId="18FEBF05" w14:textId="77777777" w:rsidR="005901FC" w:rsidRDefault="005901FC" w:rsidP="008B18C2">
                    <w:pPr>
                      <w:pStyle w:val="FontSVDeclarationPage2"/>
                    </w:pPr>
                    <w:r>
                      <w:t>Date</w:t>
                    </w:r>
                  </w:p>
                </w:tc>
                <w:tc>
                  <w:tcPr>
                    <w:tcW w:w="0" w:type="auto"/>
                  </w:tcPr>
                  <w:p w14:paraId="7FF2E99F" w14:textId="77777777" w:rsidR="005901FC" w:rsidRDefault="005901FC" w:rsidP="00D816F8">
                    <w:r>
                      <w:t>:</w:t>
                    </w:r>
                  </w:p>
                </w:tc>
                <w:tc>
                  <w:tcPr>
                    <w:tcW w:w="5374" w:type="dxa"/>
                  </w:tcPr>
                  <w:p w14:paraId="24F96B8E" w14:textId="77777777" w:rsidR="005901FC" w:rsidRDefault="00402C40" w:rsidP="005B7E0F">
                    <w:pPr>
                      <w:pStyle w:val="Date1"/>
                    </w:pPr>
                    <w:sdt>
                      <w:sdtPr>
                        <w:id w:val="4947249"/>
                        <w:date w:fullDate="2017-05-09T00:00:00Z">
                          <w:dateFormat w:val="d MMMM yyyy"/>
                          <w:lid w:val="en-MY"/>
                          <w:storeMappedDataAs w:val="dateTime"/>
                          <w:calendar w:val="gregorian"/>
                        </w:date>
                      </w:sdtPr>
                      <w:sdtEndPr/>
                      <w:sdtContent>
                        <w:r w:rsidR="000D2C41" w:rsidRPr="005B7E0F">
                          <w:t>9 May 2017</w:t>
                        </w:r>
                      </w:sdtContent>
                    </w:sdt>
                  </w:p>
                </w:tc>
              </w:tr>
              <w:tr w:rsidR="005901FC" w14:paraId="1C878D6C" w14:textId="77777777" w:rsidTr="006A2524">
                <w:trPr>
                  <w:trHeight w:val="199"/>
                  <w:jc w:val="center"/>
                </w:trPr>
                <w:tc>
                  <w:tcPr>
                    <w:tcW w:w="2443" w:type="dxa"/>
                  </w:tcPr>
                  <w:p w14:paraId="040FD762" w14:textId="77777777" w:rsidR="005901FC" w:rsidRDefault="005901FC" w:rsidP="00D816F8"/>
                </w:tc>
                <w:tc>
                  <w:tcPr>
                    <w:tcW w:w="0" w:type="auto"/>
                  </w:tcPr>
                  <w:p w14:paraId="6EC67C20" w14:textId="77777777" w:rsidR="005901FC" w:rsidRDefault="005901FC" w:rsidP="00D816F8"/>
                </w:tc>
                <w:tc>
                  <w:tcPr>
                    <w:tcW w:w="5374" w:type="dxa"/>
                  </w:tcPr>
                  <w:p w14:paraId="4F94DA4D" w14:textId="77777777" w:rsidR="005901FC" w:rsidRDefault="005901FC" w:rsidP="00D816F8"/>
                </w:tc>
              </w:tr>
              <w:tr w:rsidR="00F1196C" w14:paraId="33EE142F" w14:textId="77777777" w:rsidTr="006A2524">
                <w:trPr>
                  <w:jc w:val="center"/>
                </w:trPr>
                <w:tc>
                  <w:tcPr>
                    <w:tcW w:w="2443" w:type="dxa"/>
                  </w:tcPr>
                  <w:p w14:paraId="17492CB9" w14:textId="77777777" w:rsidR="00F1196C" w:rsidRDefault="00F1196C" w:rsidP="00F1196C"/>
                </w:tc>
                <w:tc>
                  <w:tcPr>
                    <w:tcW w:w="0" w:type="auto"/>
                  </w:tcPr>
                  <w:p w14:paraId="6D45696E" w14:textId="77777777" w:rsidR="00F1196C" w:rsidRDefault="00F1196C" w:rsidP="00F1196C"/>
                </w:tc>
                <w:tc>
                  <w:tcPr>
                    <w:tcW w:w="5374" w:type="dxa"/>
                    <w:vAlign w:val="bottom"/>
                  </w:tcPr>
                  <w:p w14:paraId="1AEA91F5" w14:textId="77777777" w:rsidR="00F1196C" w:rsidRDefault="00F1196C" w:rsidP="00F1196C"/>
                </w:tc>
              </w:tr>
              <w:tr w:rsidR="00452F2E" w14:paraId="6262F2E1" w14:textId="77777777" w:rsidTr="006A2524">
                <w:trPr>
                  <w:jc w:val="center"/>
                </w:trPr>
                <w:tc>
                  <w:tcPr>
                    <w:tcW w:w="2443" w:type="dxa"/>
                  </w:tcPr>
                  <w:p w14:paraId="4F89210C" w14:textId="77777777" w:rsidR="00452F2E" w:rsidRDefault="00452F2E" w:rsidP="008B18C2">
                    <w:pPr>
                      <w:pStyle w:val="FontSVDeclarationPage2"/>
                    </w:pPr>
                    <w:r>
                      <w:t>Signature</w:t>
                    </w:r>
                  </w:p>
                </w:tc>
                <w:tc>
                  <w:tcPr>
                    <w:tcW w:w="0" w:type="auto"/>
                  </w:tcPr>
                  <w:p w14:paraId="5AC59842" w14:textId="77777777" w:rsidR="00452F2E" w:rsidRDefault="00452F2E" w:rsidP="00452F2E">
                    <w:r>
                      <w:t>:</w:t>
                    </w:r>
                  </w:p>
                </w:tc>
                <w:tc>
                  <w:tcPr>
                    <w:tcW w:w="5374" w:type="dxa"/>
                    <w:vAlign w:val="bottom"/>
                  </w:tcPr>
                  <w:p w14:paraId="696F0014" w14:textId="77777777" w:rsidR="00452F2E" w:rsidRDefault="00452F2E" w:rsidP="008B18C2">
                    <w:pPr>
                      <w:pStyle w:val="FontSVDeclarationPage2"/>
                    </w:pPr>
                    <w:r>
                      <w:t>________________________________</w:t>
                    </w:r>
                  </w:p>
                </w:tc>
              </w:tr>
              <w:tr w:rsidR="00452F2E" w14:paraId="5962D1AD" w14:textId="77777777" w:rsidTr="006A2524">
                <w:trPr>
                  <w:jc w:val="center"/>
                </w:trPr>
                <w:tc>
                  <w:tcPr>
                    <w:tcW w:w="2443" w:type="dxa"/>
                  </w:tcPr>
                  <w:p w14:paraId="090C85FF" w14:textId="77777777" w:rsidR="00452F2E" w:rsidRDefault="00452F2E" w:rsidP="008B18C2">
                    <w:pPr>
                      <w:pStyle w:val="FontSVDeclarationPage2"/>
                    </w:pPr>
                    <w:r>
                      <w:t>Name of Supervisor I</w:t>
                    </w:r>
                    <w:r w:rsidR="000876A2">
                      <w:t>I</w:t>
                    </w:r>
                  </w:p>
                </w:tc>
                <w:tc>
                  <w:tcPr>
                    <w:tcW w:w="0" w:type="auto"/>
                  </w:tcPr>
                  <w:p w14:paraId="407D3C76" w14:textId="77777777" w:rsidR="00452F2E" w:rsidRDefault="00452F2E" w:rsidP="00452F2E">
                    <w:r>
                      <w:t>:</w:t>
                    </w:r>
                  </w:p>
                </w:tc>
                <w:tc>
                  <w:tcPr>
                    <w:tcW w:w="5374" w:type="dxa"/>
                  </w:tcPr>
                  <w:p w14:paraId="1F8556E2" w14:textId="77777777" w:rsidR="00452F2E" w:rsidRDefault="0060481D" w:rsidP="008B18C2">
                    <w:pPr>
                      <w:pStyle w:val="FontSVDeclarationPage2"/>
                    </w:pPr>
                    <w:r>
                      <w:t>NOOR HAZARINA HASHIM</w:t>
                    </w:r>
                  </w:p>
                </w:tc>
              </w:tr>
              <w:tr w:rsidR="00452F2E" w14:paraId="319BE0DC" w14:textId="77777777" w:rsidTr="006A2524">
                <w:trPr>
                  <w:jc w:val="center"/>
                </w:trPr>
                <w:tc>
                  <w:tcPr>
                    <w:tcW w:w="2443" w:type="dxa"/>
                  </w:tcPr>
                  <w:p w14:paraId="3F12AED1" w14:textId="77777777" w:rsidR="00452F2E" w:rsidRDefault="00452F2E" w:rsidP="008B18C2">
                    <w:pPr>
                      <w:pStyle w:val="FontSVDeclarationPage2"/>
                    </w:pPr>
                    <w:r>
                      <w:t>Date</w:t>
                    </w:r>
                  </w:p>
                </w:tc>
                <w:tc>
                  <w:tcPr>
                    <w:tcW w:w="0" w:type="auto"/>
                  </w:tcPr>
                  <w:p w14:paraId="4AC96104" w14:textId="77777777" w:rsidR="00452F2E" w:rsidRDefault="00452F2E" w:rsidP="00452F2E">
                    <w:r>
                      <w:t>:</w:t>
                    </w:r>
                  </w:p>
                </w:tc>
                <w:tc>
                  <w:tcPr>
                    <w:tcW w:w="5374" w:type="dxa"/>
                  </w:tcPr>
                  <w:p w14:paraId="2A9BAF2B" w14:textId="77777777" w:rsidR="00452F2E" w:rsidRDefault="00402C40" w:rsidP="005B655E">
                    <w:pPr>
                      <w:pStyle w:val="Date1"/>
                    </w:pPr>
                    <w:sdt>
                      <w:sdtPr>
                        <w:id w:val="-661932212"/>
                        <w:date w:fullDate="2017-05-09T00:00:00Z">
                          <w:dateFormat w:val="d MMMM yyyy"/>
                          <w:lid w:val="en-MY"/>
                          <w:storeMappedDataAs w:val="dateTime"/>
                          <w:calendar w:val="gregorian"/>
                        </w:date>
                      </w:sdtPr>
                      <w:sdtEndPr/>
                      <w:sdtContent>
                        <w:r w:rsidR="00452F2E" w:rsidRPr="005B655E">
                          <w:t>9 May 2017</w:t>
                        </w:r>
                      </w:sdtContent>
                    </w:sdt>
                  </w:p>
                </w:tc>
              </w:tr>
              <w:tr w:rsidR="000D2C41" w14:paraId="44F152D7" w14:textId="77777777" w:rsidTr="006A2524">
                <w:trPr>
                  <w:jc w:val="center"/>
                </w:trPr>
                <w:tc>
                  <w:tcPr>
                    <w:tcW w:w="2443" w:type="dxa"/>
                  </w:tcPr>
                  <w:p w14:paraId="440E2267" w14:textId="77777777" w:rsidR="000D2C41" w:rsidRDefault="000D2C41" w:rsidP="00F1196C"/>
                </w:tc>
                <w:tc>
                  <w:tcPr>
                    <w:tcW w:w="0" w:type="auto"/>
                  </w:tcPr>
                  <w:p w14:paraId="6D4A9205" w14:textId="77777777" w:rsidR="000D2C41" w:rsidRDefault="000D2C41" w:rsidP="00F1196C"/>
                </w:tc>
                <w:tc>
                  <w:tcPr>
                    <w:tcW w:w="5374" w:type="dxa"/>
                  </w:tcPr>
                  <w:p w14:paraId="60D0CA64" w14:textId="77777777" w:rsidR="000D2C41" w:rsidRDefault="000D2C41" w:rsidP="00F1196C"/>
                </w:tc>
              </w:tr>
              <w:tr w:rsidR="000D2C41" w14:paraId="516AD609" w14:textId="77777777" w:rsidTr="006A2524">
                <w:trPr>
                  <w:jc w:val="center"/>
                </w:trPr>
                <w:tc>
                  <w:tcPr>
                    <w:tcW w:w="2443" w:type="dxa"/>
                  </w:tcPr>
                  <w:p w14:paraId="7903ED40" w14:textId="77777777" w:rsidR="000D2C41" w:rsidRDefault="000D2C41" w:rsidP="00F1196C"/>
                </w:tc>
                <w:tc>
                  <w:tcPr>
                    <w:tcW w:w="0" w:type="auto"/>
                  </w:tcPr>
                  <w:p w14:paraId="26B1A6B7" w14:textId="77777777" w:rsidR="000D2C41" w:rsidRDefault="000D2C41" w:rsidP="00F1196C"/>
                </w:tc>
                <w:tc>
                  <w:tcPr>
                    <w:tcW w:w="5374" w:type="dxa"/>
                  </w:tcPr>
                  <w:p w14:paraId="085574B4" w14:textId="77777777" w:rsidR="000D2C41" w:rsidRDefault="000D2C41" w:rsidP="00F1196C"/>
                </w:tc>
              </w:tr>
              <w:tr w:rsidR="00452F2E" w14:paraId="36AC3267" w14:textId="77777777" w:rsidTr="006A2524">
                <w:trPr>
                  <w:jc w:val="center"/>
                </w:trPr>
                <w:tc>
                  <w:tcPr>
                    <w:tcW w:w="2443" w:type="dxa"/>
                  </w:tcPr>
                  <w:p w14:paraId="0AA1FD66" w14:textId="77777777" w:rsidR="00452F2E" w:rsidRDefault="00452F2E" w:rsidP="008B18C2">
                    <w:pPr>
                      <w:pStyle w:val="FontSVDeclarationPage2"/>
                    </w:pPr>
                    <w:r>
                      <w:t>Signature</w:t>
                    </w:r>
                  </w:p>
                </w:tc>
                <w:tc>
                  <w:tcPr>
                    <w:tcW w:w="0" w:type="auto"/>
                  </w:tcPr>
                  <w:p w14:paraId="0382FBA3" w14:textId="77777777" w:rsidR="00452F2E" w:rsidRDefault="00452F2E" w:rsidP="00452F2E">
                    <w:r>
                      <w:t>:</w:t>
                    </w:r>
                  </w:p>
                </w:tc>
                <w:tc>
                  <w:tcPr>
                    <w:tcW w:w="5374" w:type="dxa"/>
                    <w:vAlign w:val="bottom"/>
                  </w:tcPr>
                  <w:p w14:paraId="52FC5DED" w14:textId="77777777" w:rsidR="00452F2E" w:rsidRDefault="00452F2E" w:rsidP="008B18C2">
                    <w:pPr>
                      <w:pStyle w:val="FontSVDeclarationPage2"/>
                    </w:pPr>
                    <w:r>
                      <w:t>________________________________</w:t>
                    </w:r>
                  </w:p>
                </w:tc>
              </w:tr>
              <w:tr w:rsidR="00452F2E" w14:paraId="52AB6018" w14:textId="77777777" w:rsidTr="006A2524">
                <w:trPr>
                  <w:jc w:val="center"/>
                </w:trPr>
                <w:tc>
                  <w:tcPr>
                    <w:tcW w:w="2443" w:type="dxa"/>
                  </w:tcPr>
                  <w:p w14:paraId="07166314" w14:textId="77777777" w:rsidR="00452F2E" w:rsidRDefault="00452F2E" w:rsidP="008B18C2">
                    <w:pPr>
                      <w:pStyle w:val="FontSVDeclarationPage2"/>
                    </w:pPr>
                    <w:r>
                      <w:t>Name of Supervisor I</w:t>
                    </w:r>
                    <w:r w:rsidR="000876A2">
                      <w:t>I</w:t>
                    </w:r>
                  </w:p>
                </w:tc>
                <w:tc>
                  <w:tcPr>
                    <w:tcW w:w="0" w:type="auto"/>
                  </w:tcPr>
                  <w:p w14:paraId="00E39896" w14:textId="77777777" w:rsidR="00452F2E" w:rsidRDefault="00452F2E" w:rsidP="00452F2E">
                    <w:r>
                      <w:t>:</w:t>
                    </w:r>
                  </w:p>
                </w:tc>
                <w:tc>
                  <w:tcPr>
                    <w:tcW w:w="5374" w:type="dxa"/>
                  </w:tcPr>
                  <w:p w14:paraId="36616D50" w14:textId="77777777" w:rsidR="00452F2E" w:rsidRDefault="0060481D" w:rsidP="008B18C2">
                    <w:pPr>
                      <w:pStyle w:val="FontSVDeclarationPage2"/>
                    </w:pPr>
                    <w:r>
                      <w:t>MOHD ZULI JAAFAR</w:t>
                    </w:r>
                  </w:p>
                </w:tc>
              </w:tr>
              <w:tr w:rsidR="00452F2E" w14:paraId="32BB079B" w14:textId="77777777" w:rsidTr="006A2524">
                <w:trPr>
                  <w:jc w:val="center"/>
                </w:trPr>
                <w:tc>
                  <w:tcPr>
                    <w:tcW w:w="2443" w:type="dxa"/>
                  </w:tcPr>
                  <w:p w14:paraId="13924958" w14:textId="77777777" w:rsidR="00452F2E" w:rsidRDefault="00452F2E" w:rsidP="008B18C2">
                    <w:pPr>
                      <w:pStyle w:val="FontSVDeclarationPage2"/>
                    </w:pPr>
                    <w:r>
                      <w:t>Date</w:t>
                    </w:r>
                  </w:p>
                </w:tc>
                <w:tc>
                  <w:tcPr>
                    <w:tcW w:w="0" w:type="auto"/>
                  </w:tcPr>
                  <w:p w14:paraId="6E147987" w14:textId="77777777" w:rsidR="00452F2E" w:rsidRDefault="00452F2E" w:rsidP="00452F2E">
                    <w:r>
                      <w:t>:</w:t>
                    </w:r>
                  </w:p>
                </w:tc>
                <w:tc>
                  <w:tcPr>
                    <w:tcW w:w="5374" w:type="dxa"/>
                  </w:tcPr>
                  <w:p w14:paraId="2287119A" w14:textId="75C88B99" w:rsidR="00452F2E" w:rsidRDefault="00402C40" w:rsidP="005B655E">
                    <w:pPr>
                      <w:pStyle w:val="Date1"/>
                    </w:pPr>
                    <w:sdt>
                      <w:sdtPr>
                        <w:id w:val="-275331416"/>
                        <w:date w:fullDate="2017-05-09T00:00:00Z">
                          <w:dateFormat w:val="d MMMM yyyy"/>
                          <w:lid w:val="en-MY"/>
                          <w:storeMappedDataAs w:val="dateTime"/>
                          <w:calendar w:val="gregorian"/>
                        </w:date>
                      </w:sdtPr>
                      <w:sdtEndPr/>
                      <w:sdtContent>
                        <w:r w:rsidR="00452F2E" w:rsidRPr="005B655E">
                          <w:t>9 May 2017</w:t>
                        </w:r>
                      </w:sdtContent>
                    </w:sdt>
                  </w:p>
                </w:tc>
              </w:tr>
            </w:tbl>
          </w:sdtContent>
        </w:sdt>
      </w:sdtContent>
    </w:sdt>
    <w:p w14:paraId="4C1F83CC" w14:textId="77777777" w:rsidR="00084ED0" w:rsidRDefault="00084ED0" w:rsidP="003A5330">
      <w:pPr>
        <w:autoSpaceDE w:val="0"/>
        <w:autoSpaceDN w:val="0"/>
        <w:adjustRightInd w:val="0"/>
        <w:spacing w:line="240" w:lineRule="auto"/>
        <w:rPr>
          <w:rFonts w:ascii="Times-Bold" w:hAnsi="Times-Bold" w:cs="Times-Bold"/>
          <w:b/>
          <w:bCs/>
          <w:szCs w:val="24"/>
          <w:lang w:val="en-US"/>
        </w:rPr>
        <w:sectPr w:rsidR="00084ED0" w:rsidSect="00084ED0">
          <w:type w:val="oddPage"/>
          <w:pgSz w:w="11907" w:h="16840" w:code="9"/>
          <w:pgMar w:top="1412" w:right="1843" w:bottom="1412" w:left="1843" w:header="709" w:footer="709" w:gutter="0"/>
          <w:pgNumType w:fmt="lowerRoman" w:start="2"/>
          <w:cols w:space="708"/>
          <w:docGrid w:linePitch="360"/>
        </w:sectPr>
      </w:pPr>
    </w:p>
    <w:p w14:paraId="701015AE" w14:textId="77777777" w:rsidR="003A5330" w:rsidRDefault="003A5330" w:rsidP="003A5330">
      <w:pPr>
        <w:autoSpaceDE w:val="0"/>
        <w:autoSpaceDN w:val="0"/>
        <w:adjustRightInd w:val="0"/>
        <w:spacing w:line="240" w:lineRule="auto"/>
        <w:rPr>
          <w:rFonts w:ascii="Times-Bold" w:hAnsi="Times-Bold" w:cs="Times-Bold"/>
          <w:b/>
          <w:bCs/>
          <w:szCs w:val="24"/>
          <w:lang w:val="en-US"/>
        </w:rPr>
      </w:pPr>
      <w:r w:rsidRPr="003A5330">
        <w:rPr>
          <w:rFonts w:ascii="Times-Bold" w:hAnsi="Times-Bold" w:cs="Times-Bold"/>
          <w:b/>
          <w:bCs/>
          <w:szCs w:val="24"/>
          <w:lang w:val="en-US"/>
        </w:rPr>
        <w:lastRenderedPageBreak/>
        <w:t xml:space="preserve">BAHAGIAN A - </w:t>
      </w:r>
      <w:proofErr w:type="spellStart"/>
      <w:r w:rsidRPr="003A5330">
        <w:rPr>
          <w:rFonts w:ascii="Times-Bold" w:hAnsi="Times-Bold" w:cs="Times-Bold"/>
          <w:b/>
          <w:bCs/>
          <w:szCs w:val="24"/>
          <w:lang w:val="en-US"/>
        </w:rPr>
        <w:t>Pengesahan</w:t>
      </w:r>
      <w:proofErr w:type="spellEnd"/>
      <w:r w:rsidRPr="003A5330">
        <w:rPr>
          <w:rFonts w:ascii="Times-Bold" w:hAnsi="Times-Bold" w:cs="Times-Bold"/>
          <w:b/>
          <w:bCs/>
          <w:szCs w:val="24"/>
          <w:lang w:val="en-US"/>
        </w:rPr>
        <w:t xml:space="preserve"> Kerjasama*</w:t>
      </w:r>
    </w:p>
    <w:p w14:paraId="341C959E" w14:textId="77777777" w:rsidR="003A5330" w:rsidRPr="003A5330" w:rsidRDefault="003A5330" w:rsidP="003A5330">
      <w:pPr>
        <w:autoSpaceDE w:val="0"/>
        <w:autoSpaceDN w:val="0"/>
        <w:adjustRightInd w:val="0"/>
        <w:spacing w:line="240" w:lineRule="auto"/>
        <w:rPr>
          <w:rFonts w:ascii="Times-Bold" w:hAnsi="Times-Bold" w:cs="Times-Bold"/>
          <w:b/>
          <w:bCs/>
          <w:szCs w:val="24"/>
          <w:lang w:val="en-US"/>
        </w:rPr>
      </w:pPr>
    </w:p>
    <w:p w14:paraId="47A4AD55" w14:textId="77777777" w:rsidR="003A5330" w:rsidRPr="003A5330" w:rsidRDefault="003A5330" w:rsidP="0000012B">
      <w:pPr>
        <w:pStyle w:val="ThesisExaminer"/>
      </w:pPr>
      <w:proofErr w:type="spellStart"/>
      <w:r w:rsidRPr="003A5330">
        <w:t>Adalah</w:t>
      </w:r>
      <w:proofErr w:type="spellEnd"/>
      <w:r w:rsidRPr="003A5330">
        <w:t xml:space="preserve"> </w:t>
      </w:r>
      <w:proofErr w:type="spellStart"/>
      <w:r w:rsidRPr="003A5330">
        <w:t>disahkan</w:t>
      </w:r>
      <w:proofErr w:type="spellEnd"/>
      <w:r w:rsidRPr="003A5330">
        <w:t xml:space="preserve"> </w:t>
      </w:r>
      <w:proofErr w:type="spellStart"/>
      <w:r w:rsidRPr="003A5330">
        <w:t>bahawa</w:t>
      </w:r>
      <w:proofErr w:type="spellEnd"/>
      <w:r w:rsidRPr="003A5330">
        <w:t xml:space="preserve"> projek </w:t>
      </w:r>
      <w:proofErr w:type="spellStart"/>
      <w:r w:rsidRPr="003A5330">
        <w:t>penyelidikan</w:t>
      </w:r>
      <w:proofErr w:type="spellEnd"/>
      <w:r w:rsidRPr="003A5330">
        <w:t xml:space="preserve"> tesis ini telah </w:t>
      </w:r>
      <w:proofErr w:type="spellStart"/>
      <w:r w:rsidRPr="003A5330">
        <w:t>dilaksanakan</w:t>
      </w:r>
      <w:proofErr w:type="spellEnd"/>
      <w:r w:rsidRPr="003A5330">
        <w:t xml:space="preserve"> </w:t>
      </w:r>
      <w:proofErr w:type="spellStart"/>
      <w:r w:rsidRPr="003A5330">
        <w:t>melalui</w:t>
      </w:r>
      <w:proofErr w:type="spellEnd"/>
    </w:p>
    <w:p w14:paraId="139A750A" w14:textId="77777777" w:rsidR="003A5330" w:rsidRDefault="003A5330" w:rsidP="0000012B">
      <w:pPr>
        <w:pStyle w:val="ThesisExaminer"/>
      </w:pPr>
      <w:r w:rsidRPr="003A5330">
        <w:t xml:space="preserve">kerjasama antara </w:t>
      </w:r>
      <w:sdt>
        <w:sdtPr>
          <w:id w:val="270605666"/>
          <w:placeholder>
            <w:docPart w:val="7C0D40AE96B49F4AAF1891D4624E1395"/>
          </w:placeholder>
          <w:showingPlcHdr/>
        </w:sdtPr>
        <w:sdtEndPr/>
        <w:sdtContent>
          <w:r w:rsidRPr="007F4BA2">
            <w:rPr>
              <w:rStyle w:val="ae"/>
            </w:rPr>
            <w:t>Click or tap here to enter text.</w:t>
          </w:r>
        </w:sdtContent>
      </w:sdt>
      <w:r>
        <w:t xml:space="preserve"> </w:t>
      </w:r>
      <w:r w:rsidRPr="003A5330">
        <w:t>dengan</w:t>
      </w:r>
      <w:r>
        <w:t xml:space="preserve"> </w:t>
      </w:r>
      <w:sdt>
        <w:sdtPr>
          <w:id w:val="406197803"/>
          <w:placeholder>
            <w:docPart w:val="7C0D40AE96B49F4AAF1891D4624E1395"/>
          </w:placeholder>
          <w:showingPlcHdr/>
        </w:sdtPr>
        <w:sdtEndPr/>
        <w:sdtContent>
          <w:r w:rsidRPr="007F4BA2">
            <w:rPr>
              <w:rStyle w:val="ae"/>
            </w:rPr>
            <w:t>Click or tap here to enter text.</w:t>
          </w:r>
        </w:sdtContent>
      </w:sdt>
    </w:p>
    <w:p w14:paraId="2788CE56" w14:textId="77777777" w:rsidR="003A5330" w:rsidRPr="003A5330" w:rsidRDefault="003A5330" w:rsidP="0000012B">
      <w:pPr>
        <w:pStyle w:val="ThesisExaminer"/>
      </w:pPr>
      <w:r w:rsidRPr="003A5330">
        <w:t>Disahkan oleh:</w:t>
      </w:r>
    </w:p>
    <w:p w14:paraId="46607A94" w14:textId="77777777" w:rsidR="003A5330" w:rsidRPr="003A5330" w:rsidRDefault="003A5330" w:rsidP="0000012B">
      <w:pPr>
        <w:pStyle w:val="ThesisExaminer"/>
      </w:pPr>
      <w:r w:rsidRPr="003A5330">
        <w:t xml:space="preserve">Tandatangan : </w:t>
      </w:r>
      <w:r w:rsidR="0000012B">
        <w:tab/>
      </w:r>
      <w:r w:rsidR="0000012B">
        <w:tab/>
      </w:r>
      <w:r w:rsidR="0000012B">
        <w:tab/>
      </w:r>
      <w:r w:rsidR="0000012B">
        <w:tab/>
      </w:r>
      <w:r w:rsidR="0000012B">
        <w:tab/>
      </w:r>
      <w:r w:rsidR="0000012B">
        <w:tab/>
      </w:r>
      <w:r w:rsidR="0000012B">
        <w:tab/>
      </w:r>
      <w:r w:rsidRPr="003A5330">
        <w:t>Tarikh :</w:t>
      </w:r>
    </w:p>
    <w:p w14:paraId="7E4B6896" w14:textId="77777777" w:rsidR="003A5330" w:rsidRPr="003A5330" w:rsidRDefault="003A5330" w:rsidP="0000012B">
      <w:pPr>
        <w:pStyle w:val="ThesisExaminer"/>
      </w:pPr>
      <w:r w:rsidRPr="003A5330">
        <w:t>Nama :</w:t>
      </w:r>
    </w:p>
    <w:p w14:paraId="2DF8471E" w14:textId="77777777" w:rsidR="003A5330" w:rsidRPr="003A5330" w:rsidRDefault="003A5330" w:rsidP="0000012B">
      <w:pPr>
        <w:pStyle w:val="ThesisExaminer"/>
      </w:pPr>
      <w:r w:rsidRPr="003A5330">
        <w:t>Jawatan :</w:t>
      </w:r>
    </w:p>
    <w:p w14:paraId="28CD10DB" w14:textId="77777777" w:rsidR="003A5330" w:rsidRPr="003A5330" w:rsidRDefault="003A5330" w:rsidP="0000012B">
      <w:pPr>
        <w:pStyle w:val="ThesisExaminer"/>
      </w:pPr>
      <w:r w:rsidRPr="003A5330">
        <w:t>(Cop rasmi)</w:t>
      </w:r>
    </w:p>
    <w:p w14:paraId="5E0C7BEC" w14:textId="77777777" w:rsidR="003A5330" w:rsidRDefault="003A5330" w:rsidP="0000012B">
      <w:pPr>
        <w:pStyle w:val="ThesisExaminer"/>
        <w:rPr>
          <w:rFonts w:ascii="Times-Italic" w:hAnsi="Times-Italic" w:cs="Times-Italic"/>
          <w:i/>
          <w:iCs/>
        </w:rPr>
      </w:pPr>
      <w:r w:rsidRPr="003A5330">
        <w:rPr>
          <w:rFonts w:ascii="Times-Italic" w:hAnsi="Times-Italic" w:cs="Times-Italic"/>
          <w:i/>
          <w:iCs/>
        </w:rPr>
        <w:t>* Jika penyediaan tesis</w:t>
      </w:r>
      <w:r w:rsidR="0000012B">
        <w:rPr>
          <w:rFonts w:ascii="Times-Italic" w:hAnsi="Times-Italic" w:cs="Times-Italic"/>
          <w:i/>
          <w:iCs/>
        </w:rPr>
        <w:t xml:space="preserve"> atau </w:t>
      </w:r>
      <w:r w:rsidRPr="003A5330">
        <w:rPr>
          <w:rFonts w:ascii="Times-Italic" w:hAnsi="Times-Italic" w:cs="Times-Italic"/>
          <w:i/>
          <w:iCs/>
        </w:rPr>
        <w:t>pro</w:t>
      </w:r>
      <w:r w:rsidR="0000012B">
        <w:rPr>
          <w:rFonts w:ascii="Times-Italic" w:hAnsi="Times-Italic" w:cs="Times-Italic"/>
          <w:i/>
          <w:iCs/>
        </w:rPr>
        <w:t>j</w:t>
      </w:r>
      <w:r w:rsidRPr="003A5330">
        <w:rPr>
          <w:rFonts w:ascii="Times-Italic" w:hAnsi="Times-Italic" w:cs="Times-Italic"/>
          <w:i/>
          <w:iCs/>
        </w:rPr>
        <w:t>ek melibatkan ker</w:t>
      </w:r>
      <w:r w:rsidR="0000012B">
        <w:rPr>
          <w:rFonts w:ascii="Times-Italic" w:hAnsi="Times-Italic" w:cs="Times-Italic"/>
          <w:i/>
          <w:iCs/>
        </w:rPr>
        <w:t>j</w:t>
      </w:r>
      <w:r w:rsidRPr="003A5330">
        <w:rPr>
          <w:rFonts w:ascii="Times-Italic" w:hAnsi="Times-Italic" w:cs="Times-Italic"/>
          <w:i/>
          <w:iCs/>
        </w:rPr>
        <w:t>asama.</w:t>
      </w:r>
    </w:p>
    <w:p w14:paraId="1FFAE8D3" w14:textId="77777777" w:rsidR="0000012B" w:rsidRPr="003A5330" w:rsidRDefault="0000012B" w:rsidP="0000012B">
      <w:pPr>
        <w:pStyle w:val="ThesisExaminer"/>
        <w:rPr>
          <w:rFonts w:ascii="Times-Italic" w:hAnsi="Times-Italic" w:cs="Times-Italic"/>
          <w:i/>
          <w:iCs/>
        </w:rPr>
      </w:pPr>
      <w:r>
        <w:rPr>
          <w:rFonts w:ascii="Times-Italic" w:hAnsi="Times-Italic" w:cs="Times-Italic"/>
          <w:i/>
          <w:iCs/>
          <w:noProof/>
        </w:rPr>
        <mc:AlternateContent>
          <mc:Choice Requires="wps">
            <w:drawing>
              <wp:inline distT="0" distB="0" distL="0" distR="0" wp14:anchorId="053A3F68" wp14:editId="269F3AA5">
                <wp:extent cx="5191245" cy="0"/>
                <wp:effectExtent l="0" t="19050" r="28575" b="19050"/>
                <wp:docPr id="1" name="Straight Connector 1"/>
                <wp:cNvGraphicFramePr/>
                <a:graphic xmlns:a="http://schemas.openxmlformats.org/drawingml/2006/main">
                  <a:graphicData uri="http://schemas.microsoft.com/office/word/2010/wordprocessingShape">
                    <wps:wsp>
                      <wps:cNvCnPr/>
                      <wps:spPr>
                        <a:xfrm flipV="1">
                          <a:off x="0" y="0"/>
                          <a:ext cx="5191245" cy="0"/>
                        </a:xfrm>
                        <a:prstGeom prst="line">
                          <a:avLst/>
                        </a:prstGeom>
                        <a:ln w="38100" cmpd="dbl"/>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7CEAE368" id="Straight Connector 1" o:spid="_x0000_s1026" style="flip:y;visibility:visible;mso-wrap-style:square;mso-left-percent:-10001;mso-top-percent:-10001;mso-position-horizontal:absolute;mso-position-horizontal-relative:char;mso-position-vertical:absolute;mso-position-vertical-relative:line;mso-left-percent:-10001;mso-top-percent:-10001" from="0,0" to="408.7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" strokecolor="black [3040]" strokeweight="3pt">
                <v:stroke linestyle="thinThin"/>
                <w10:anchorlock/>
              </v:line>
            </w:pict>
          </mc:Fallback>
        </mc:AlternateContent>
      </w:r>
    </w:p>
    <w:p w14:paraId="77C2A331" w14:textId="77777777" w:rsidR="003A5330" w:rsidRDefault="003A5330" w:rsidP="003A5330">
      <w:pPr>
        <w:autoSpaceDE w:val="0"/>
        <w:autoSpaceDN w:val="0"/>
        <w:adjustRightInd w:val="0"/>
        <w:spacing w:line="240" w:lineRule="auto"/>
        <w:rPr>
          <w:rFonts w:ascii="Times-Bold" w:hAnsi="Times-Bold" w:cs="Times-Bold"/>
          <w:b/>
          <w:bCs/>
          <w:szCs w:val="24"/>
          <w:lang w:val="en-US"/>
        </w:rPr>
      </w:pPr>
      <w:r w:rsidRPr="003A5330">
        <w:rPr>
          <w:rFonts w:ascii="Times-Bold" w:hAnsi="Times-Bold" w:cs="Times-Bold"/>
          <w:b/>
          <w:bCs/>
          <w:szCs w:val="24"/>
          <w:lang w:val="en-US"/>
        </w:rPr>
        <w:t>BAHAGIAN B - Untuk Kegunaan Pejabat Sekolah Pengajian Siswazah</w:t>
      </w:r>
    </w:p>
    <w:p w14:paraId="00FB8604" w14:textId="77777777" w:rsidR="0000012B" w:rsidRDefault="0000012B" w:rsidP="003A5330">
      <w:pPr>
        <w:autoSpaceDE w:val="0"/>
        <w:autoSpaceDN w:val="0"/>
        <w:adjustRightInd w:val="0"/>
        <w:spacing w:line="240" w:lineRule="auto"/>
        <w:rPr>
          <w:rFonts w:ascii="Times-Bold" w:hAnsi="Times-Bold" w:cs="Times-Bold"/>
          <w:b/>
          <w:bCs/>
          <w:szCs w:val="24"/>
          <w:lang w:val="en-US"/>
        </w:rPr>
      </w:pPr>
    </w:p>
    <w:p w14:paraId="4C50FAA1" w14:textId="77777777" w:rsidR="0000012B" w:rsidRPr="003A5330" w:rsidRDefault="0000012B" w:rsidP="0000012B">
      <w:pPr>
        <w:pStyle w:val="ThesisExaminer"/>
      </w:pPr>
      <w:r w:rsidRPr="003A5330">
        <w:t>Tesis ini telah diperiksa dan diakui oleh:</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3775"/>
        <w:gridCol w:w="270"/>
        <w:gridCol w:w="4166"/>
      </w:tblGrid>
      <w:tr w:rsidR="0000012B" w14:paraId="75B8D8CC" w14:textId="77777777" w:rsidTr="0097702A">
        <w:tc>
          <w:tcPr>
            <w:tcW w:w="3775" w:type="dxa"/>
          </w:tcPr>
          <w:p w14:paraId="59ABCEA6" w14:textId="77777777" w:rsidR="0000012B" w:rsidRDefault="0000012B" w:rsidP="0097702A">
            <w:pPr>
              <w:pStyle w:val="ThesisExaminer"/>
              <w:rPr>
                <w:rFonts w:ascii="Times-Bold" w:hAnsi="Times-Bold" w:cs="Times-Bold"/>
                <w:b/>
                <w:bCs/>
              </w:rPr>
            </w:pPr>
            <w:r w:rsidRPr="003A5330">
              <w:t>Nama dan Alamat Pcmeriksa Luar</w:t>
            </w:r>
          </w:p>
        </w:tc>
        <w:tc>
          <w:tcPr>
            <w:tcW w:w="270" w:type="dxa"/>
          </w:tcPr>
          <w:p w14:paraId="2F23ABA5"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067C9DA8" w14:textId="77777777" w:rsidR="0000012B" w:rsidRPr="00B000B3" w:rsidRDefault="0000012B" w:rsidP="0097702A">
            <w:pPr>
              <w:pStyle w:val="ThesisExaminer"/>
              <w:rPr>
                <w:rFonts w:ascii="Times-Bold" w:hAnsi="Times-Bold" w:cs="Times-Bold"/>
              </w:rPr>
            </w:pPr>
          </w:p>
        </w:tc>
      </w:tr>
      <w:tr w:rsidR="0000012B" w14:paraId="6BA90E95" w14:textId="77777777" w:rsidTr="0097702A">
        <w:tc>
          <w:tcPr>
            <w:tcW w:w="3775" w:type="dxa"/>
          </w:tcPr>
          <w:p w14:paraId="4F61EEBD" w14:textId="77777777" w:rsidR="0000012B" w:rsidRDefault="0000012B" w:rsidP="0097702A">
            <w:pPr>
              <w:pStyle w:val="ThesisExaminer"/>
              <w:rPr>
                <w:rFonts w:ascii="Times-Bold" w:hAnsi="Times-Bold" w:cs="Times-Bold"/>
                <w:b/>
                <w:bCs/>
              </w:rPr>
            </w:pPr>
          </w:p>
        </w:tc>
        <w:tc>
          <w:tcPr>
            <w:tcW w:w="270" w:type="dxa"/>
          </w:tcPr>
          <w:p w14:paraId="7B10A066" w14:textId="77777777" w:rsidR="0000012B" w:rsidRDefault="0000012B" w:rsidP="0097702A">
            <w:pPr>
              <w:pStyle w:val="ThesisExaminer"/>
              <w:rPr>
                <w:rFonts w:ascii="Times-Bold" w:hAnsi="Times-Bold" w:cs="Times-Bold"/>
                <w:b/>
                <w:bCs/>
              </w:rPr>
            </w:pPr>
          </w:p>
        </w:tc>
        <w:tc>
          <w:tcPr>
            <w:tcW w:w="4166" w:type="dxa"/>
          </w:tcPr>
          <w:p w14:paraId="47E65DCB" w14:textId="77777777" w:rsidR="0000012B" w:rsidRPr="00B000B3" w:rsidRDefault="0000012B" w:rsidP="0097702A">
            <w:pPr>
              <w:pStyle w:val="ThesisExaminer"/>
              <w:rPr>
                <w:rFonts w:ascii="Times-Bold" w:hAnsi="Times-Bold" w:cs="Times-Bold"/>
              </w:rPr>
            </w:pPr>
          </w:p>
        </w:tc>
      </w:tr>
      <w:tr w:rsidR="0000012B" w14:paraId="14846518" w14:textId="77777777" w:rsidTr="0097702A">
        <w:tc>
          <w:tcPr>
            <w:tcW w:w="3775" w:type="dxa"/>
          </w:tcPr>
          <w:p w14:paraId="4FA1622A" w14:textId="77777777" w:rsidR="0000012B" w:rsidRDefault="0000012B" w:rsidP="0097702A">
            <w:pPr>
              <w:pStyle w:val="ThesisExaminer"/>
              <w:rPr>
                <w:rFonts w:ascii="Times-Bold" w:hAnsi="Times-Bold" w:cs="Times-Bold"/>
                <w:b/>
                <w:bCs/>
              </w:rPr>
            </w:pPr>
          </w:p>
        </w:tc>
        <w:tc>
          <w:tcPr>
            <w:tcW w:w="270" w:type="dxa"/>
          </w:tcPr>
          <w:p w14:paraId="7D3FBECB" w14:textId="77777777" w:rsidR="0000012B" w:rsidRDefault="0000012B" w:rsidP="0097702A">
            <w:pPr>
              <w:pStyle w:val="ThesisExaminer"/>
              <w:rPr>
                <w:rFonts w:ascii="Times-Bold" w:hAnsi="Times-Bold" w:cs="Times-Bold"/>
                <w:b/>
                <w:bCs/>
              </w:rPr>
            </w:pPr>
          </w:p>
        </w:tc>
        <w:tc>
          <w:tcPr>
            <w:tcW w:w="4166" w:type="dxa"/>
          </w:tcPr>
          <w:p w14:paraId="11877446" w14:textId="77777777" w:rsidR="0000012B" w:rsidRPr="00B000B3" w:rsidRDefault="0000012B" w:rsidP="0097702A">
            <w:pPr>
              <w:pStyle w:val="ThesisExaminer"/>
              <w:rPr>
                <w:rFonts w:ascii="Times-Bold" w:hAnsi="Times-Bold" w:cs="Times-Bold"/>
              </w:rPr>
            </w:pPr>
          </w:p>
        </w:tc>
      </w:tr>
      <w:tr w:rsidR="0000012B" w14:paraId="073CAFD0" w14:textId="77777777" w:rsidTr="0097702A">
        <w:tc>
          <w:tcPr>
            <w:tcW w:w="3775" w:type="dxa"/>
          </w:tcPr>
          <w:p w14:paraId="3626FE05" w14:textId="77777777" w:rsidR="0000012B" w:rsidRDefault="0000012B" w:rsidP="0097702A">
            <w:pPr>
              <w:pStyle w:val="ThesisExaminer"/>
              <w:rPr>
                <w:rFonts w:ascii="Times-Bold" w:hAnsi="Times-Bold" w:cs="Times-Bold"/>
                <w:b/>
                <w:bCs/>
              </w:rPr>
            </w:pPr>
          </w:p>
        </w:tc>
        <w:tc>
          <w:tcPr>
            <w:tcW w:w="270" w:type="dxa"/>
          </w:tcPr>
          <w:p w14:paraId="10EBD76B" w14:textId="77777777" w:rsidR="0000012B" w:rsidRDefault="0000012B" w:rsidP="0097702A">
            <w:pPr>
              <w:pStyle w:val="ThesisExaminer"/>
              <w:rPr>
                <w:rFonts w:ascii="Times-Bold" w:hAnsi="Times-Bold" w:cs="Times-Bold"/>
                <w:b/>
                <w:bCs/>
              </w:rPr>
            </w:pPr>
          </w:p>
        </w:tc>
        <w:tc>
          <w:tcPr>
            <w:tcW w:w="4166" w:type="dxa"/>
          </w:tcPr>
          <w:p w14:paraId="42B3CFEE" w14:textId="77777777" w:rsidR="0000012B" w:rsidRPr="00B000B3" w:rsidRDefault="0000012B" w:rsidP="0097702A">
            <w:pPr>
              <w:pStyle w:val="ThesisExaminer"/>
              <w:rPr>
                <w:rFonts w:ascii="Times-Bold" w:hAnsi="Times-Bold" w:cs="Times-Bold"/>
              </w:rPr>
            </w:pPr>
          </w:p>
        </w:tc>
      </w:tr>
      <w:tr w:rsidR="0000012B" w14:paraId="27F1CEAA" w14:textId="77777777" w:rsidTr="0097702A">
        <w:tc>
          <w:tcPr>
            <w:tcW w:w="3775" w:type="dxa"/>
          </w:tcPr>
          <w:p w14:paraId="3E316394" w14:textId="77777777" w:rsidR="0000012B" w:rsidRDefault="0000012B" w:rsidP="0097702A">
            <w:pPr>
              <w:pStyle w:val="ThesisExaminer"/>
              <w:rPr>
                <w:rFonts w:ascii="Times-Bold" w:hAnsi="Times-Bold" w:cs="Times-Bold"/>
                <w:b/>
                <w:bCs/>
              </w:rPr>
            </w:pPr>
          </w:p>
        </w:tc>
        <w:tc>
          <w:tcPr>
            <w:tcW w:w="270" w:type="dxa"/>
          </w:tcPr>
          <w:p w14:paraId="07C5F445" w14:textId="77777777" w:rsidR="0000012B" w:rsidRDefault="0000012B" w:rsidP="0097702A">
            <w:pPr>
              <w:pStyle w:val="ThesisExaminer"/>
              <w:rPr>
                <w:rFonts w:ascii="Times-Bold" w:hAnsi="Times-Bold" w:cs="Times-Bold"/>
                <w:b/>
                <w:bCs/>
              </w:rPr>
            </w:pPr>
          </w:p>
        </w:tc>
        <w:tc>
          <w:tcPr>
            <w:tcW w:w="4166" w:type="dxa"/>
          </w:tcPr>
          <w:p w14:paraId="5038A3D4" w14:textId="77777777" w:rsidR="0000012B" w:rsidRPr="00B000B3" w:rsidRDefault="0000012B" w:rsidP="0097702A">
            <w:pPr>
              <w:pStyle w:val="ThesisExaminer"/>
              <w:rPr>
                <w:rFonts w:ascii="Times-Bold" w:hAnsi="Times-Bold" w:cs="Times-Bold"/>
              </w:rPr>
            </w:pPr>
          </w:p>
        </w:tc>
      </w:tr>
      <w:tr w:rsidR="0000012B" w14:paraId="3E5E5712" w14:textId="77777777" w:rsidTr="0097702A">
        <w:tc>
          <w:tcPr>
            <w:tcW w:w="3775" w:type="dxa"/>
          </w:tcPr>
          <w:p w14:paraId="029210A6" w14:textId="77777777" w:rsidR="0000012B" w:rsidRDefault="0000012B" w:rsidP="0097702A">
            <w:pPr>
              <w:pStyle w:val="ThesisExaminer"/>
              <w:rPr>
                <w:rFonts w:ascii="Times-Bold" w:hAnsi="Times-Bold" w:cs="Times-Bold"/>
                <w:b/>
                <w:bCs/>
              </w:rPr>
            </w:pPr>
            <w:r w:rsidRPr="003A5330">
              <w:t>Nama dan Alamat Pcmeriksa Dalam</w:t>
            </w:r>
          </w:p>
        </w:tc>
        <w:tc>
          <w:tcPr>
            <w:tcW w:w="270" w:type="dxa"/>
          </w:tcPr>
          <w:p w14:paraId="38956F52"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57DC6D6A" w14:textId="77777777" w:rsidR="0000012B" w:rsidRPr="00B000B3" w:rsidRDefault="0000012B" w:rsidP="0097702A">
            <w:pPr>
              <w:pStyle w:val="ThesisExaminer"/>
              <w:rPr>
                <w:rFonts w:ascii="Times-Bold" w:hAnsi="Times-Bold" w:cs="Times-Bold"/>
              </w:rPr>
            </w:pPr>
          </w:p>
        </w:tc>
      </w:tr>
      <w:tr w:rsidR="0000012B" w14:paraId="47C224D8" w14:textId="77777777" w:rsidTr="0097702A">
        <w:tc>
          <w:tcPr>
            <w:tcW w:w="3775" w:type="dxa"/>
          </w:tcPr>
          <w:p w14:paraId="443F2608" w14:textId="77777777" w:rsidR="0000012B" w:rsidRDefault="0000012B" w:rsidP="0097702A">
            <w:pPr>
              <w:pStyle w:val="ThesisExaminer"/>
              <w:rPr>
                <w:rFonts w:ascii="Times-Bold" w:hAnsi="Times-Bold" w:cs="Times-Bold"/>
                <w:b/>
                <w:bCs/>
              </w:rPr>
            </w:pPr>
          </w:p>
        </w:tc>
        <w:tc>
          <w:tcPr>
            <w:tcW w:w="270" w:type="dxa"/>
          </w:tcPr>
          <w:p w14:paraId="45A2C83D" w14:textId="77777777" w:rsidR="0000012B" w:rsidRDefault="0000012B" w:rsidP="0097702A">
            <w:pPr>
              <w:pStyle w:val="ThesisExaminer"/>
              <w:rPr>
                <w:rFonts w:ascii="Times-Bold" w:hAnsi="Times-Bold" w:cs="Times-Bold"/>
                <w:b/>
                <w:bCs/>
              </w:rPr>
            </w:pPr>
          </w:p>
        </w:tc>
        <w:tc>
          <w:tcPr>
            <w:tcW w:w="4166" w:type="dxa"/>
          </w:tcPr>
          <w:p w14:paraId="10E8A301" w14:textId="77777777" w:rsidR="0000012B" w:rsidRPr="00B000B3" w:rsidRDefault="0000012B" w:rsidP="0097702A">
            <w:pPr>
              <w:pStyle w:val="ThesisExaminer"/>
              <w:rPr>
                <w:rFonts w:ascii="Times-Bold" w:hAnsi="Times-Bold" w:cs="Times-Bold"/>
              </w:rPr>
            </w:pPr>
          </w:p>
        </w:tc>
      </w:tr>
      <w:tr w:rsidR="0000012B" w14:paraId="62AB2EBF" w14:textId="77777777" w:rsidTr="0097702A">
        <w:tc>
          <w:tcPr>
            <w:tcW w:w="3775" w:type="dxa"/>
          </w:tcPr>
          <w:p w14:paraId="7E0C573E" w14:textId="77777777" w:rsidR="0000012B" w:rsidRDefault="0000012B" w:rsidP="0097702A">
            <w:pPr>
              <w:pStyle w:val="ThesisExaminer"/>
              <w:rPr>
                <w:rFonts w:ascii="Times-Bold" w:hAnsi="Times-Bold" w:cs="Times-Bold"/>
                <w:b/>
                <w:bCs/>
              </w:rPr>
            </w:pPr>
          </w:p>
        </w:tc>
        <w:tc>
          <w:tcPr>
            <w:tcW w:w="270" w:type="dxa"/>
          </w:tcPr>
          <w:p w14:paraId="3A7BF17D" w14:textId="77777777" w:rsidR="0000012B" w:rsidRDefault="0000012B" w:rsidP="0097702A">
            <w:pPr>
              <w:pStyle w:val="ThesisExaminer"/>
              <w:rPr>
                <w:rFonts w:ascii="Times-Bold" w:hAnsi="Times-Bold" w:cs="Times-Bold"/>
                <w:b/>
                <w:bCs/>
              </w:rPr>
            </w:pPr>
          </w:p>
        </w:tc>
        <w:tc>
          <w:tcPr>
            <w:tcW w:w="4166" w:type="dxa"/>
          </w:tcPr>
          <w:p w14:paraId="3FEC2DF0" w14:textId="77777777" w:rsidR="0000012B" w:rsidRPr="00B000B3" w:rsidRDefault="0000012B" w:rsidP="0097702A">
            <w:pPr>
              <w:pStyle w:val="ThesisExaminer"/>
              <w:rPr>
                <w:rFonts w:ascii="Times-Bold" w:hAnsi="Times-Bold" w:cs="Times-Bold"/>
              </w:rPr>
            </w:pPr>
          </w:p>
        </w:tc>
      </w:tr>
      <w:tr w:rsidR="0000012B" w14:paraId="19EF6FA9" w14:textId="77777777" w:rsidTr="0097702A">
        <w:tc>
          <w:tcPr>
            <w:tcW w:w="3775" w:type="dxa"/>
          </w:tcPr>
          <w:p w14:paraId="5C2D3811" w14:textId="77777777" w:rsidR="0000012B" w:rsidRDefault="0000012B" w:rsidP="0097702A">
            <w:pPr>
              <w:pStyle w:val="ThesisExaminer"/>
              <w:rPr>
                <w:rFonts w:ascii="Times-Bold" w:hAnsi="Times-Bold" w:cs="Times-Bold"/>
                <w:b/>
                <w:bCs/>
              </w:rPr>
            </w:pPr>
          </w:p>
        </w:tc>
        <w:tc>
          <w:tcPr>
            <w:tcW w:w="270" w:type="dxa"/>
          </w:tcPr>
          <w:p w14:paraId="4DCCC67B" w14:textId="77777777" w:rsidR="0000012B" w:rsidRDefault="0000012B" w:rsidP="0097702A">
            <w:pPr>
              <w:pStyle w:val="ThesisExaminer"/>
              <w:rPr>
                <w:rFonts w:ascii="Times-Bold" w:hAnsi="Times-Bold" w:cs="Times-Bold"/>
                <w:b/>
                <w:bCs/>
              </w:rPr>
            </w:pPr>
          </w:p>
        </w:tc>
        <w:tc>
          <w:tcPr>
            <w:tcW w:w="4166" w:type="dxa"/>
          </w:tcPr>
          <w:p w14:paraId="43E74283" w14:textId="77777777" w:rsidR="0000012B" w:rsidRPr="00B000B3" w:rsidRDefault="0000012B" w:rsidP="0097702A">
            <w:pPr>
              <w:pStyle w:val="ThesisExaminer"/>
              <w:rPr>
                <w:rFonts w:ascii="Times-Bold" w:hAnsi="Times-Bold" w:cs="Times-Bold"/>
              </w:rPr>
            </w:pPr>
          </w:p>
        </w:tc>
      </w:tr>
      <w:tr w:rsidR="0000012B" w14:paraId="5B71A817" w14:textId="77777777" w:rsidTr="0097702A">
        <w:tc>
          <w:tcPr>
            <w:tcW w:w="3775" w:type="dxa"/>
          </w:tcPr>
          <w:p w14:paraId="119B7898" w14:textId="77777777" w:rsidR="0000012B" w:rsidRDefault="0000012B" w:rsidP="0097702A">
            <w:pPr>
              <w:pStyle w:val="ThesisExaminer"/>
              <w:rPr>
                <w:rFonts w:ascii="Times-Bold" w:hAnsi="Times-Bold" w:cs="Times-Bold"/>
                <w:b/>
                <w:bCs/>
              </w:rPr>
            </w:pPr>
          </w:p>
        </w:tc>
        <w:tc>
          <w:tcPr>
            <w:tcW w:w="270" w:type="dxa"/>
          </w:tcPr>
          <w:p w14:paraId="146E1CAA" w14:textId="77777777" w:rsidR="0000012B" w:rsidRDefault="0000012B" w:rsidP="0097702A">
            <w:pPr>
              <w:pStyle w:val="ThesisExaminer"/>
              <w:rPr>
                <w:rFonts w:ascii="Times-Bold" w:hAnsi="Times-Bold" w:cs="Times-Bold"/>
                <w:b/>
                <w:bCs/>
              </w:rPr>
            </w:pPr>
          </w:p>
        </w:tc>
        <w:tc>
          <w:tcPr>
            <w:tcW w:w="4166" w:type="dxa"/>
          </w:tcPr>
          <w:p w14:paraId="5F4E5722" w14:textId="77777777" w:rsidR="0000012B" w:rsidRPr="00B000B3" w:rsidRDefault="0000012B" w:rsidP="0097702A">
            <w:pPr>
              <w:pStyle w:val="ThesisExaminer"/>
              <w:rPr>
                <w:rFonts w:ascii="Times-Bold" w:hAnsi="Times-Bold" w:cs="Times-Bold"/>
              </w:rPr>
            </w:pPr>
          </w:p>
        </w:tc>
      </w:tr>
      <w:tr w:rsidR="0000012B" w14:paraId="1A05502C" w14:textId="77777777" w:rsidTr="0097702A">
        <w:tc>
          <w:tcPr>
            <w:tcW w:w="3775" w:type="dxa"/>
          </w:tcPr>
          <w:p w14:paraId="324A540C" w14:textId="77777777" w:rsidR="0000012B" w:rsidRDefault="0000012B" w:rsidP="0097702A">
            <w:pPr>
              <w:pStyle w:val="ThesisExaminer"/>
              <w:rPr>
                <w:rFonts w:ascii="Times-Bold" w:hAnsi="Times-Bold" w:cs="Times-Bold"/>
                <w:b/>
                <w:bCs/>
              </w:rPr>
            </w:pPr>
            <w:r w:rsidRPr="003A5330">
              <w:t>Nama Penyelia Lain (jika ada)</w:t>
            </w:r>
          </w:p>
        </w:tc>
        <w:tc>
          <w:tcPr>
            <w:tcW w:w="270" w:type="dxa"/>
          </w:tcPr>
          <w:p w14:paraId="68871418"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211ABE5A" w14:textId="77777777" w:rsidR="0000012B" w:rsidRPr="00B000B3" w:rsidRDefault="0000012B" w:rsidP="0097702A">
            <w:pPr>
              <w:pStyle w:val="ThesisExaminer"/>
              <w:rPr>
                <w:rFonts w:ascii="Times-Bold" w:hAnsi="Times-Bold" w:cs="Times-Bold"/>
              </w:rPr>
            </w:pPr>
          </w:p>
        </w:tc>
      </w:tr>
      <w:tr w:rsidR="0000012B" w14:paraId="6EE529A9" w14:textId="77777777" w:rsidTr="0097702A">
        <w:tc>
          <w:tcPr>
            <w:tcW w:w="3775" w:type="dxa"/>
          </w:tcPr>
          <w:p w14:paraId="58E17AC7" w14:textId="77777777" w:rsidR="0000012B" w:rsidRDefault="0000012B" w:rsidP="0097702A">
            <w:pPr>
              <w:pStyle w:val="ThesisExaminer"/>
              <w:rPr>
                <w:rFonts w:ascii="Times-Bold" w:hAnsi="Times-Bold" w:cs="Times-Bold"/>
                <w:b/>
                <w:bCs/>
              </w:rPr>
            </w:pPr>
          </w:p>
        </w:tc>
        <w:tc>
          <w:tcPr>
            <w:tcW w:w="270" w:type="dxa"/>
          </w:tcPr>
          <w:p w14:paraId="5D30197B" w14:textId="77777777" w:rsidR="0000012B" w:rsidRDefault="0000012B" w:rsidP="0097702A">
            <w:pPr>
              <w:pStyle w:val="ThesisExaminer"/>
              <w:rPr>
                <w:rFonts w:ascii="Times-Bold" w:hAnsi="Times-Bold" w:cs="Times-Bold"/>
                <w:b/>
                <w:bCs/>
              </w:rPr>
            </w:pPr>
          </w:p>
        </w:tc>
        <w:tc>
          <w:tcPr>
            <w:tcW w:w="4166" w:type="dxa"/>
          </w:tcPr>
          <w:p w14:paraId="194E60D2" w14:textId="77777777" w:rsidR="0000012B" w:rsidRPr="00B000B3" w:rsidRDefault="0000012B" w:rsidP="0097702A">
            <w:pPr>
              <w:pStyle w:val="ThesisExaminer"/>
              <w:rPr>
                <w:rFonts w:ascii="Times-Bold" w:hAnsi="Times-Bold" w:cs="Times-Bold"/>
              </w:rPr>
            </w:pPr>
          </w:p>
        </w:tc>
      </w:tr>
      <w:tr w:rsidR="0000012B" w14:paraId="4E84DBD5" w14:textId="77777777" w:rsidTr="0097702A">
        <w:tc>
          <w:tcPr>
            <w:tcW w:w="3775" w:type="dxa"/>
          </w:tcPr>
          <w:p w14:paraId="687C1C46" w14:textId="77777777" w:rsidR="0000012B" w:rsidRDefault="0000012B" w:rsidP="0097702A">
            <w:pPr>
              <w:pStyle w:val="ThesisExaminer"/>
              <w:rPr>
                <w:rFonts w:ascii="Times-Bold" w:hAnsi="Times-Bold" w:cs="Times-Bold"/>
                <w:b/>
                <w:bCs/>
              </w:rPr>
            </w:pPr>
          </w:p>
        </w:tc>
        <w:tc>
          <w:tcPr>
            <w:tcW w:w="270" w:type="dxa"/>
          </w:tcPr>
          <w:p w14:paraId="7C558836" w14:textId="77777777" w:rsidR="0000012B" w:rsidRDefault="0000012B" w:rsidP="0097702A">
            <w:pPr>
              <w:pStyle w:val="ThesisExaminer"/>
              <w:rPr>
                <w:rFonts w:ascii="Times-Bold" w:hAnsi="Times-Bold" w:cs="Times-Bold"/>
                <w:b/>
                <w:bCs/>
              </w:rPr>
            </w:pPr>
          </w:p>
        </w:tc>
        <w:tc>
          <w:tcPr>
            <w:tcW w:w="4166" w:type="dxa"/>
          </w:tcPr>
          <w:p w14:paraId="78577733" w14:textId="77777777" w:rsidR="0000012B" w:rsidRPr="00B000B3" w:rsidRDefault="0000012B" w:rsidP="0097702A">
            <w:pPr>
              <w:pStyle w:val="ThesisExaminer"/>
              <w:rPr>
                <w:rFonts w:ascii="Times-Bold" w:hAnsi="Times-Bold" w:cs="Times-Bold"/>
              </w:rPr>
            </w:pPr>
          </w:p>
        </w:tc>
      </w:tr>
      <w:tr w:rsidR="0000012B" w14:paraId="3853C462" w14:textId="77777777" w:rsidTr="0097702A">
        <w:tc>
          <w:tcPr>
            <w:tcW w:w="3775" w:type="dxa"/>
          </w:tcPr>
          <w:p w14:paraId="59F26167" w14:textId="77777777" w:rsidR="0000012B" w:rsidRDefault="0000012B" w:rsidP="0097702A">
            <w:pPr>
              <w:pStyle w:val="ThesisExaminer"/>
              <w:rPr>
                <w:rFonts w:ascii="Times-Bold" w:hAnsi="Times-Bold" w:cs="Times-Bold"/>
                <w:b/>
                <w:bCs/>
              </w:rPr>
            </w:pPr>
          </w:p>
        </w:tc>
        <w:tc>
          <w:tcPr>
            <w:tcW w:w="270" w:type="dxa"/>
          </w:tcPr>
          <w:p w14:paraId="428FA341" w14:textId="77777777" w:rsidR="0000012B" w:rsidRDefault="0000012B" w:rsidP="0097702A">
            <w:pPr>
              <w:pStyle w:val="ThesisExaminer"/>
              <w:rPr>
                <w:rFonts w:ascii="Times-Bold" w:hAnsi="Times-Bold" w:cs="Times-Bold"/>
                <w:b/>
                <w:bCs/>
              </w:rPr>
            </w:pPr>
          </w:p>
        </w:tc>
        <w:tc>
          <w:tcPr>
            <w:tcW w:w="4166" w:type="dxa"/>
          </w:tcPr>
          <w:p w14:paraId="1B76D19A" w14:textId="77777777" w:rsidR="0000012B" w:rsidRPr="00B000B3" w:rsidRDefault="0000012B" w:rsidP="0097702A">
            <w:pPr>
              <w:pStyle w:val="ThesisExaminer"/>
              <w:rPr>
                <w:rFonts w:ascii="Times-Bold" w:hAnsi="Times-Bold" w:cs="Times-Bold"/>
              </w:rPr>
            </w:pPr>
          </w:p>
        </w:tc>
      </w:tr>
      <w:tr w:rsidR="0000012B" w14:paraId="31954BEE" w14:textId="77777777" w:rsidTr="0097702A">
        <w:tc>
          <w:tcPr>
            <w:tcW w:w="3775" w:type="dxa"/>
          </w:tcPr>
          <w:p w14:paraId="00A1A95D" w14:textId="77777777" w:rsidR="0000012B" w:rsidRDefault="0000012B" w:rsidP="0097702A">
            <w:pPr>
              <w:pStyle w:val="ThesisExaminer"/>
              <w:rPr>
                <w:rFonts w:ascii="Times-Bold" w:hAnsi="Times-Bold" w:cs="Times-Bold"/>
                <w:b/>
                <w:bCs/>
              </w:rPr>
            </w:pPr>
          </w:p>
        </w:tc>
        <w:tc>
          <w:tcPr>
            <w:tcW w:w="270" w:type="dxa"/>
          </w:tcPr>
          <w:p w14:paraId="54EB0C62" w14:textId="77777777" w:rsidR="0000012B" w:rsidRDefault="0000012B" w:rsidP="0097702A">
            <w:pPr>
              <w:pStyle w:val="ThesisExaminer"/>
              <w:rPr>
                <w:rFonts w:ascii="Times-Bold" w:hAnsi="Times-Bold" w:cs="Times-Bold"/>
                <w:b/>
                <w:bCs/>
              </w:rPr>
            </w:pPr>
          </w:p>
        </w:tc>
        <w:tc>
          <w:tcPr>
            <w:tcW w:w="4166" w:type="dxa"/>
          </w:tcPr>
          <w:p w14:paraId="5846DCE6" w14:textId="77777777" w:rsidR="0000012B" w:rsidRPr="00B000B3" w:rsidRDefault="0000012B" w:rsidP="0097702A">
            <w:pPr>
              <w:pStyle w:val="ThesisExaminer"/>
              <w:rPr>
                <w:rFonts w:ascii="Times-Bold" w:hAnsi="Times-Bold" w:cs="Times-Bold"/>
              </w:rPr>
            </w:pPr>
          </w:p>
        </w:tc>
      </w:tr>
    </w:tbl>
    <w:p w14:paraId="478EC446" w14:textId="77777777" w:rsidR="003A5330" w:rsidRPr="003A5330" w:rsidRDefault="003A5330" w:rsidP="0000012B">
      <w:pPr>
        <w:pStyle w:val="ThesisExaminer"/>
      </w:pPr>
    </w:p>
    <w:p w14:paraId="4B0C90F7" w14:textId="77777777" w:rsidR="003A5330" w:rsidRDefault="003A5330" w:rsidP="0097702A">
      <w:pPr>
        <w:pStyle w:val="ThesisExaminer"/>
      </w:pPr>
      <w:r w:rsidRPr="003A5330">
        <w:t>Disahkan oleh Timbalan Pendaftar di SPS:</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283"/>
        <w:gridCol w:w="3947"/>
        <w:gridCol w:w="2456"/>
      </w:tblGrid>
      <w:tr w:rsidR="00FD3D2C" w14:paraId="3A816CC6" w14:textId="77777777" w:rsidTr="00FD3D2C">
        <w:tc>
          <w:tcPr>
            <w:tcW w:w="1525" w:type="dxa"/>
          </w:tcPr>
          <w:p w14:paraId="3C221DE9" w14:textId="77777777" w:rsidR="00FD3D2C" w:rsidRDefault="00FD3D2C" w:rsidP="0097702A">
            <w:pPr>
              <w:pStyle w:val="ThesisExaminer"/>
            </w:pPr>
            <w:r w:rsidRPr="003A5330">
              <w:t>Tandatangan</w:t>
            </w:r>
          </w:p>
        </w:tc>
        <w:tc>
          <w:tcPr>
            <w:tcW w:w="283" w:type="dxa"/>
          </w:tcPr>
          <w:p w14:paraId="03E246BE" w14:textId="77777777" w:rsidR="00FD3D2C" w:rsidRPr="003A5330" w:rsidRDefault="00FD3D2C" w:rsidP="0097702A">
            <w:pPr>
              <w:pStyle w:val="ThesisExaminer"/>
            </w:pPr>
            <w:r>
              <w:t>:</w:t>
            </w:r>
          </w:p>
        </w:tc>
        <w:tc>
          <w:tcPr>
            <w:tcW w:w="3947" w:type="dxa"/>
          </w:tcPr>
          <w:p w14:paraId="1AC0AB5C" w14:textId="77777777" w:rsidR="00FD3D2C" w:rsidRDefault="00FD3D2C" w:rsidP="0097702A">
            <w:pPr>
              <w:pStyle w:val="ThesisExaminer"/>
            </w:pPr>
          </w:p>
        </w:tc>
        <w:tc>
          <w:tcPr>
            <w:tcW w:w="2456" w:type="dxa"/>
          </w:tcPr>
          <w:p w14:paraId="6C7AB512" w14:textId="77777777" w:rsidR="00FD3D2C" w:rsidRDefault="00FD3D2C" w:rsidP="0097702A">
            <w:pPr>
              <w:pStyle w:val="ThesisExaminer"/>
            </w:pPr>
            <w:r w:rsidRPr="003A5330">
              <w:t>Tarikh :</w:t>
            </w:r>
            <w:r>
              <w:t xml:space="preserve"> 15JULAI 2018</w:t>
            </w:r>
          </w:p>
        </w:tc>
      </w:tr>
      <w:tr w:rsidR="00FD3D2C" w14:paraId="3E7FA1E8" w14:textId="77777777" w:rsidTr="00FD3D2C">
        <w:tc>
          <w:tcPr>
            <w:tcW w:w="1525" w:type="dxa"/>
          </w:tcPr>
          <w:p w14:paraId="1236BDE0" w14:textId="77777777" w:rsidR="00FD3D2C" w:rsidRPr="003A5330" w:rsidRDefault="00FD3D2C" w:rsidP="0097702A">
            <w:pPr>
              <w:pStyle w:val="ThesisExaminer"/>
            </w:pPr>
            <w:r w:rsidRPr="003A5330">
              <w:t>Nama</w:t>
            </w:r>
          </w:p>
        </w:tc>
        <w:tc>
          <w:tcPr>
            <w:tcW w:w="283" w:type="dxa"/>
          </w:tcPr>
          <w:p w14:paraId="591EFAF6" w14:textId="77777777" w:rsidR="00FD3D2C" w:rsidRPr="003A5330" w:rsidRDefault="00FD3D2C" w:rsidP="0097702A">
            <w:pPr>
              <w:pStyle w:val="ThesisExaminer"/>
            </w:pPr>
            <w:r>
              <w:t>:</w:t>
            </w:r>
          </w:p>
        </w:tc>
        <w:tc>
          <w:tcPr>
            <w:tcW w:w="6403" w:type="dxa"/>
            <w:gridSpan w:val="2"/>
          </w:tcPr>
          <w:p w14:paraId="148E9F3D" w14:textId="77777777" w:rsidR="00FD3D2C" w:rsidRPr="003A5330" w:rsidRDefault="00FD3D2C" w:rsidP="0097702A">
            <w:pPr>
              <w:pStyle w:val="ThesisExaminer"/>
            </w:pPr>
          </w:p>
        </w:tc>
      </w:tr>
    </w:tbl>
    <w:p w14:paraId="41730458" w14:textId="77777777" w:rsidR="00CF7E3C" w:rsidRDefault="00CF7E3C" w:rsidP="0000012B">
      <w:pPr>
        <w:spacing w:after="200" w:line="276" w:lineRule="auto"/>
        <w:rPr>
          <w:rFonts w:ascii="TimesNewRomanPSMT" w:hAnsi="TimesNewRomanPSMT" w:cs="TimesNewRomanPSMT"/>
          <w:szCs w:val="24"/>
          <w:lang w:val="en-US"/>
        </w:rPr>
      </w:pPr>
    </w:p>
    <w:p w14:paraId="747A6D3F" w14:textId="77777777" w:rsidR="00CF7E3C" w:rsidRDefault="00CF7E3C" w:rsidP="0000012B">
      <w:pPr>
        <w:spacing w:after="200" w:line="276" w:lineRule="auto"/>
        <w:rPr>
          <w:rFonts w:ascii="TimesNewRomanPSMT" w:hAnsi="TimesNewRomanPSMT" w:cs="TimesNewRomanPSMT"/>
          <w:szCs w:val="24"/>
          <w:lang w:val="en-US"/>
        </w:rPr>
        <w:sectPr w:rsidR="00CF7E3C" w:rsidSect="00084ED0">
          <w:type w:val="oddPage"/>
          <w:pgSz w:w="11907" w:h="16840" w:code="9"/>
          <w:pgMar w:top="1412" w:right="1843" w:bottom="1412" w:left="1843" w:header="709" w:footer="709" w:gutter="0"/>
          <w:pgNumType w:fmt="lowerRoman" w:start="2"/>
          <w:cols w:space="708"/>
          <w:docGrid w:linePitch="360"/>
        </w:sectPr>
      </w:pPr>
    </w:p>
    <w:sdt>
      <w:sdtPr>
        <w:alias w:val="Thesis Title"/>
        <w:tag w:val="Thesis Title"/>
        <w:id w:val="1261570346"/>
      </w:sdtPr>
      <w:sdtEndPr>
        <w:rPr>
          <w:rFonts w:cstheme="minorBidi"/>
          <w:lang w:val="en-MY"/>
        </w:rPr>
      </w:sdtEndPr>
      <w:sdtContent>
        <w:p w14:paraId="17BDFC74" w14:textId="77777777" w:rsidR="00FB5627" w:rsidRDefault="00131364" w:rsidP="00561571">
          <w:pPr>
            <w:pStyle w:val="COVERANDMAINFONT"/>
          </w:pPr>
          <w:r>
            <w:rPr>
              <w:rFonts w:hint="eastAsia"/>
            </w:rPr>
            <w:t>F</w:t>
          </w:r>
          <w:r>
            <w:t>inal Year Project 1</w:t>
          </w:r>
        </w:p>
        <w:p w14:paraId="6E8ABDA3" w14:textId="77777777" w:rsidR="00561571" w:rsidRDefault="00561571" w:rsidP="00561571">
          <w:pPr>
            <w:pStyle w:val="COVERANDMAINFONT"/>
          </w:pPr>
        </w:p>
        <w:p w14:paraId="5B9A0BB3" w14:textId="727ABA9F" w:rsidR="00B50298" w:rsidRPr="00080369" w:rsidRDefault="00080369" w:rsidP="00561571">
          <w:pPr>
            <w:pStyle w:val="COVERANDMAINFONT"/>
            <w:rPr>
              <w:rFonts w:cstheme="minorBidi"/>
              <w:lang w:val="en-MY"/>
              <w:rPrChange w:id="1" w:author="adachi kento" w:date="2018-12-13T17:59:00Z">
                <w:rPr>
                  <w:sz w:val="48"/>
                  <w:szCs w:val="48"/>
                </w:rPr>
              </w:rPrChange>
            </w:rPr>
          </w:pPr>
          <w:ins w:id="2" w:author="adachi kento" w:date="2018-12-13T17:58:00Z">
            <w:r w:rsidRPr="00080369">
              <w:rPr>
                <w:sz w:val="40"/>
                <w:szCs w:val="48"/>
                <w:rPrChange w:id="3" w:author="adachi kento" w:date="2018-12-13T17:59:00Z">
                  <w:rPr>
                    <w:sz w:val="48"/>
                    <w:szCs w:val="48"/>
                  </w:rPr>
                </w:rPrChange>
              </w:rPr>
              <w:t>POL</w:t>
            </w:r>
          </w:ins>
          <w:ins w:id="4" w:author="adachi kento" w:date="2018-12-13T17:59:00Z">
            <w:r w:rsidRPr="00080369">
              <w:rPr>
                <w:sz w:val="40"/>
                <w:szCs w:val="48"/>
                <w:rPrChange w:id="5" w:author="adachi kento" w:date="2018-12-13T17:59:00Z">
                  <w:rPr>
                    <w:sz w:val="48"/>
                    <w:szCs w:val="48"/>
                  </w:rPr>
                </w:rPrChange>
              </w:rPr>
              <w:t>E DETECTION USING DEEP LEARNING</w:t>
            </w:r>
          </w:ins>
          <w:del w:id="6" w:author="adachi kento" w:date="2018-12-13T17:58:00Z">
            <w:r w:rsidR="00FB5627" w:rsidRPr="00080369" w:rsidDel="00080369">
              <w:rPr>
                <w:rFonts w:cstheme="minorBidi"/>
                <w:lang w:val="en-MY"/>
                <w:rPrChange w:id="7" w:author="adachi kento" w:date="2018-12-13T17:59:00Z">
                  <w:rPr>
                    <w:sz w:val="48"/>
                    <w:szCs w:val="48"/>
                  </w:rPr>
                </w:rPrChange>
              </w:rPr>
              <w:delText>TEXT DETECTION</w:delText>
            </w:r>
            <w:r w:rsidR="00452F2E" w:rsidRPr="00080369" w:rsidDel="00080369">
              <w:rPr>
                <w:rFonts w:cstheme="minorBidi"/>
                <w:lang w:val="en-MY"/>
                <w:rPrChange w:id="8" w:author="adachi kento" w:date="2018-12-13T17:59:00Z">
                  <w:rPr>
                    <w:sz w:val="48"/>
                    <w:szCs w:val="48"/>
                  </w:rPr>
                </w:rPrChange>
              </w:rPr>
              <w:delText xml:space="preserve"> </w:delText>
            </w:r>
            <w:r w:rsidR="00FB5627" w:rsidRPr="00080369" w:rsidDel="00080369">
              <w:rPr>
                <w:rFonts w:cstheme="minorBidi"/>
                <w:lang w:val="en-MY"/>
                <w:rPrChange w:id="9" w:author="adachi kento" w:date="2018-12-13T17:59:00Z">
                  <w:rPr>
                    <w:sz w:val="48"/>
                    <w:szCs w:val="48"/>
                  </w:rPr>
                </w:rPrChange>
              </w:rPr>
              <w:delText>ON THE POLE</w:delText>
            </w:r>
          </w:del>
        </w:p>
      </w:sdtContent>
    </w:sdt>
    <w:sdt>
      <w:sdtPr>
        <w:alias w:val="Locked"/>
        <w:tag w:val="Locked"/>
        <w:id w:val="2324932"/>
        <w:lock w:val="sdtContentLocked"/>
        <w:placeholder>
          <w:docPart w:val="F5C95EB4031E6F4D83BE19FD6767182F"/>
        </w:placeholder>
      </w:sdtPr>
      <w:sdtEndPr/>
      <w:sdtContent>
        <w:p w14:paraId="3FBFCB09" w14:textId="77777777" w:rsidR="00B50298" w:rsidRDefault="00B50298" w:rsidP="00A25D62">
          <w:pPr>
            <w:jc w:val="center"/>
          </w:pPr>
        </w:p>
        <w:p w14:paraId="3BDCFF85" w14:textId="77777777" w:rsidR="00084ED0" w:rsidRDefault="00084ED0" w:rsidP="00A25D62">
          <w:pPr>
            <w:jc w:val="center"/>
          </w:pPr>
        </w:p>
        <w:p w14:paraId="284376B2" w14:textId="77777777" w:rsidR="00084ED0" w:rsidRDefault="00084ED0" w:rsidP="00A25D62">
          <w:pPr>
            <w:jc w:val="center"/>
          </w:pPr>
        </w:p>
        <w:p w14:paraId="3F2D5B4A" w14:textId="77777777" w:rsidR="00084ED0" w:rsidRDefault="00084ED0" w:rsidP="00A25D62">
          <w:pPr>
            <w:jc w:val="center"/>
          </w:pPr>
        </w:p>
        <w:p w14:paraId="4A13EA71" w14:textId="77777777" w:rsidR="00490C42" w:rsidRDefault="00490C42" w:rsidP="00A25D62">
          <w:pPr>
            <w:jc w:val="center"/>
          </w:pPr>
        </w:p>
        <w:p w14:paraId="7915D29B" w14:textId="77777777" w:rsidR="00490C42" w:rsidRDefault="00490C42" w:rsidP="00A25D62">
          <w:pPr>
            <w:jc w:val="center"/>
          </w:pPr>
        </w:p>
        <w:p w14:paraId="553D712E" w14:textId="77777777" w:rsidR="00490C42" w:rsidRDefault="00402C40" w:rsidP="00A25D62">
          <w:pPr>
            <w:jc w:val="center"/>
          </w:pPr>
        </w:p>
      </w:sdtContent>
    </w:sdt>
    <w:sdt>
      <w:sdtPr>
        <w:alias w:val="Author"/>
        <w:tag w:val="Name"/>
        <w:id w:val="538784964"/>
      </w:sdtPr>
      <w:sdtEndPr/>
      <w:sdtContent>
        <w:p w14:paraId="312BC8B4" w14:textId="77777777" w:rsidR="00561571" w:rsidRDefault="00FB5627" w:rsidP="00C90013">
          <w:pPr>
            <w:pStyle w:val="COVERANDMAINFONT"/>
          </w:pPr>
          <w:r>
            <w:t>KENTO ADACHI</w:t>
          </w:r>
        </w:p>
        <w:p w14:paraId="77BF76CE" w14:textId="77777777" w:rsidR="00490C42" w:rsidRDefault="00561571" w:rsidP="00C90013">
          <w:pPr>
            <w:pStyle w:val="COVERANDMAINFONT"/>
          </w:pPr>
          <w:r>
            <w:rPr>
              <w:rFonts w:hint="eastAsia"/>
            </w:rPr>
            <w:t>X</w:t>
          </w:r>
          <w:r>
            <w:t>M18MJ0002</w:t>
          </w:r>
        </w:p>
      </w:sdtContent>
    </w:sdt>
    <w:sdt>
      <w:sdtPr>
        <w:id w:val="965932861"/>
        <w:lock w:val="sdtContentLocked"/>
        <w:placeholder>
          <w:docPart w:val="F5C95EB4031E6F4D83BE19FD6767182F"/>
        </w:placeholder>
      </w:sdtPr>
      <w:sdtEndPr/>
      <w:sdtContent>
        <w:p w14:paraId="073DBFBD" w14:textId="77777777" w:rsidR="00490C42" w:rsidRDefault="00490C42" w:rsidP="00A25D62">
          <w:pPr>
            <w:jc w:val="center"/>
          </w:pPr>
        </w:p>
        <w:p w14:paraId="66F175B9" w14:textId="77777777" w:rsidR="00490C42" w:rsidRDefault="00490C42" w:rsidP="00A25D62">
          <w:pPr>
            <w:jc w:val="center"/>
          </w:pPr>
        </w:p>
        <w:p w14:paraId="583E1FA9" w14:textId="77777777" w:rsidR="00DC534D" w:rsidRDefault="00DC534D" w:rsidP="00A25D62">
          <w:pPr>
            <w:jc w:val="center"/>
          </w:pPr>
        </w:p>
        <w:p w14:paraId="62516DFC" w14:textId="77777777" w:rsidR="00084ED0" w:rsidRDefault="00084ED0" w:rsidP="00A25D62">
          <w:pPr>
            <w:jc w:val="center"/>
          </w:pPr>
        </w:p>
        <w:p w14:paraId="68F54359" w14:textId="77777777" w:rsidR="00084ED0" w:rsidRDefault="00084ED0" w:rsidP="00A25D62">
          <w:pPr>
            <w:jc w:val="center"/>
          </w:pPr>
        </w:p>
        <w:p w14:paraId="24258F44" w14:textId="77777777" w:rsidR="00CF7E3C" w:rsidRDefault="00CF7E3C" w:rsidP="00A25D62">
          <w:pPr>
            <w:jc w:val="center"/>
          </w:pPr>
        </w:p>
        <w:p w14:paraId="4FF5E6B0" w14:textId="77777777" w:rsidR="00490C42" w:rsidRDefault="00402C40" w:rsidP="00A9159C">
          <w:pPr>
            <w:jc w:val="center"/>
          </w:pPr>
        </w:p>
      </w:sdtContent>
    </w:sdt>
    <w:p w14:paraId="279FD69D" w14:textId="77777777" w:rsidR="00490C42" w:rsidRDefault="00490C42" w:rsidP="008B18C2">
      <w:pPr>
        <w:pStyle w:val="COVERANDMAINFONT"/>
      </w:pPr>
      <w:r w:rsidRPr="0041489E">
        <w:t xml:space="preserve">A </w:t>
      </w:r>
      <w:sdt>
        <w:sdtPr>
          <w:alias w:val="Document type"/>
          <w:tag w:val="Document type"/>
          <w:id w:val="-918636413"/>
          <w:dropDownList>
            <w:listItem w:value="Choose an item."/>
            <w:listItem w:displayText="report" w:value="report"/>
            <w:listItem w:displayText="project report" w:value="project report"/>
            <w:listItem w:displayText="dissertation" w:value="dissertation"/>
            <w:listItem w:displayText="thesis" w:value="thesis"/>
          </w:dropDownList>
        </w:sdtPr>
        <w:sdtEndPr/>
        <w:sdtContent>
          <w:r w:rsidR="000926AD">
            <w:t>thesis</w:t>
          </w:r>
        </w:sdtContent>
      </w:sdt>
      <w:r w:rsidR="00667A22">
        <w:t xml:space="preserve">submitted in </w:t>
      </w:r>
      <w:sdt>
        <w:sdtPr>
          <w:alias w:val="fulfilment"/>
          <w:tag w:val="fulfilment"/>
          <w:id w:val="2033445853"/>
          <w:lock w:val="sdtLocked"/>
          <w:dropDownList>
            <w:listItem w:value="Choose an item."/>
            <w:listItem w:displayText="partial fulfilment" w:value="partial fulfilment"/>
            <w:listItem w:displayText="fulfilment" w:value="fulfilment"/>
          </w:dropDownList>
        </w:sdtPr>
        <w:sdtEndPr/>
        <w:sdtContent>
          <w:r w:rsidR="000926AD">
            <w:t>partial fulfilment</w:t>
          </w:r>
        </w:sdtContent>
      </w:sdt>
      <w:r w:rsidR="00667A22">
        <w:t xml:space="preserve"> </w:t>
      </w:r>
      <w:r w:rsidRPr="0041489E">
        <w:t>of the</w:t>
      </w:r>
      <w:r>
        <w:t xml:space="preserve"> </w:t>
      </w:r>
    </w:p>
    <w:p w14:paraId="39F9155C" w14:textId="77777777" w:rsidR="00490C42" w:rsidRDefault="00490C42" w:rsidP="008B18C2">
      <w:pPr>
        <w:pStyle w:val="COVERANDMAINFONT"/>
      </w:pPr>
      <w:r w:rsidRPr="0041489E">
        <w:t>requirements for the award of the degree of</w:t>
      </w:r>
    </w:p>
    <w:p w14:paraId="23B53979" w14:textId="77777777" w:rsidR="00490C42" w:rsidRDefault="00402C40" w:rsidP="008B18C2">
      <w:pPr>
        <w:pStyle w:val="COVERANDMAINFONT"/>
      </w:pPr>
      <w:sdt>
        <w:sdtPr>
          <w:rPr>
            <w:rFonts w:hint="eastAsia"/>
            <w:lang w:eastAsia="ja-JP"/>
          </w:rPr>
          <w:alias w:val="Degree"/>
          <w:tag w:val="Degree"/>
          <w:id w:val="1566601443"/>
          <w:placeholder>
            <w:docPart w:val="064B2203150DD74CBC2A28F4725B5315"/>
          </w:placeholder>
          <w:comboBox>
            <w:listItem w:value="Choose an item."/>
            <w:listItem w:displayText="Doctor of Engineering (specialisation)" w:value="Doctor of Engineering (specialisation)"/>
            <w:listItem w:displayText="Doctor of Philosophy (specialisation)" w:value="Doctor of Philosophy (specialisation)"/>
            <w:listItem w:displayText="Master of Philosophy (specialisation)" w:value="Master of Philosophy (specialisation)"/>
            <w:listItem w:displayText="Master of" w:value="Master of"/>
            <w:listItem w:displayText="Bachelor of" w:value="Bachelor of"/>
          </w:comboBox>
        </w:sdtPr>
        <w:sdtEndPr/>
        <w:sdtContent>
          <w:r w:rsidR="000926AD">
            <w:rPr>
              <w:rFonts w:hint="eastAsia"/>
              <w:lang w:eastAsia="ja-JP"/>
            </w:rPr>
            <w:t xml:space="preserve">Bachelor of </w:t>
          </w:r>
        </w:sdtContent>
      </w:sdt>
      <w:r w:rsidR="000926AD" w:rsidRPr="000926AD">
        <w:rPr>
          <w:lang w:eastAsia="ja-JP"/>
        </w:rPr>
        <w:t>Electronic Systems Engineering</w:t>
      </w:r>
    </w:p>
    <w:sdt>
      <w:sdtPr>
        <w:alias w:val="Locked"/>
        <w:tag w:val="Locked"/>
        <w:id w:val="-228009098"/>
        <w:lock w:val="sdtContentLocked"/>
        <w:placeholder>
          <w:docPart w:val="7C0D40AE96B49F4AAF1891D4624E1395"/>
        </w:placeholder>
      </w:sdtPr>
      <w:sdtEndPr/>
      <w:sdtContent>
        <w:p w14:paraId="7A6AA2A2" w14:textId="77777777" w:rsidR="00490C42" w:rsidRDefault="00490C42" w:rsidP="00A25D62">
          <w:pPr>
            <w:jc w:val="center"/>
          </w:pPr>
        </w:p>
        <w:p w14:paraId="67EE0C39" w14:textId="77777777" w:rsidR="00490C42" w:rsidRDefault="00402C40" w:rsidP="00385F36">
          <w:pPr>
            <w:jc w:val="center"/>
          </w:pPr>
        </w:p>
      </w:sdtContent>
    </w:sdt>
    <w:sdt>
      <w:sdtPr>
        <w:alias w:val="Name of School"/>
        <w:tag w:val="Name of School"/>
        <w:id w:val="-1624758004"/>
        <w:placeholder>
          <w:docPart w:val="7849EDB54447DA43A656020D6276EBCB"/>
        </w:placeholder>
        <w:comboBox>
          <w:listItem w:value="Choose an item."/>
          <w:listItem w:displayText="School of Chemical and Energy Engineering" w:value="School of Chemical and Energy Engineering"/>
          <w:listItem w:displayText="School of Electrical Engineering" w:value="School of Electrical Engineering"/>
          <w:listItem w:displayText="School of Civil Engineering" w:value="School of Civil Engineering"/>
          <w:listItem w:displayText="School of Mechanical Engineering" w:value="School of Mechanical Engineering"/>
          <w:listItem w:displayText="School of Biomedical Engineering and Health Sciences" w:value="School of Biomedical Engineering and Health Sciences"/>
          <w:listItem w:displayText="School of Computing" w:value="School of Computing"/>
          <w:listItem w:displayText="School of Education" w:value="School of Education"/>
          <w:listItem w:displayText="School of Human Resource Developement and Psycology" w:value="School of Human Resource Developement and Psycology"/>
        </w:comboBox>
      </w:sdtPr>
      <w:sdtEndPr/>
      <w:sdtContent>
        <w:p w14:paraId="3257CBC9" w14:textId="77777777" w:rsidR="00385F36" w:rsidRDefault="00E33AE7" w:rsidP="008B18C2">
          <w:pPr>
            <w:pStyle w:val="COVERANDMAINFONT"/>
          </w:pPr>
          <w:r>
            <w:t>School of Electrical Engineering</w:t>
          </w:r>
        </w:p>
      </w:sdtContent>
    </w:sdt>
    <w:sdt>
      <w:sdtPr>
        <w:alias w:val="Name of Faculty"/>
        <w:tag w:val="Name of Faculty"/>
        <w:id w:val="1726182972"/>
        <w:placeholder>
          <w:docPart w:val="7849EDB54447DA43A656020D6276EBCB"/>
        </w:placeholder>
        <w:comboBox>
          <w:listItem w:value="Choose an item."/>
          <w:listItem w:displayText="Faculty of Engineering" w:value="Faculty of Engineering"/>
          <w:listItem w:displayText="Faculty of Social Sciences and Humanities" w:value="Faculty of Social Sciences and Humanities"/>
          <w:listItem w:displayText="Faculty of Built Enviroment and Surveying" w:value="Faculty of Built Enviroment and Surveying"/>
          <w:listItem w:displayText="Faculty of Science" w:value="Faculty of Science"/>
          <w:listItem w:displayText="Azman Hashim International Business School" w:value="Azman Hashim International Business School"/>
          <w:listItem w:displayText="Razak Faculty of Technology and Informatics" w:value="Razak Faculty of Technology and Informatics"/>
          <w:listItem w:displayText="Malaysia-Japan International Institute of Technology" w:value="Malaysia-Japan International Institute of Technology"/>
        </w:comboBox>
      </w:sdtPr>
      <w:sdtEndPr/>
      <w:sdtContent>
        <w:p w14:paraId="6D31B921" w14:textId="77777777" w:rsidR="00490C42" w:rsidRPr="0041489E" w:rsidRDefault="000926AD" w:rsidP="008B18C2">
          <w:pPr>
            <w:pStyle w:val="COVERANDMAINFONT"/>
          </w:pPr>
          <w:r>
            <w:t>Malaysia-Japan International Institute of Technology</w:t>
          </w:r>
        </w:p>
      </w:sdtContent>
    </w:sdt>
    <w:sdt>
      <w:sdtPr>
        <w:rPr>
          <w:bCs/>
        </w:rPr>
        <w:alias w:val="UTM"/>
        <w:tag w:val="UTM"/>
        <w:id w:val="397717715"/>
        <w:lock w:val="sdtContentLocked"/>
        <w:placeholder>
          <w:docPart w:val="7C0D40AE96B49F4AAF1891D4624E1395"/>
        </w:placeholder>
      </w:sdtPr>
      <w:sdtEndPr/>
      <w:sdtContent>
        <w:p w14:paraId="27982266" w14:textId="77777777" w:rsidR="00490C42" w:rsidRDefault="00490C42" w:rsidP="008B18C2">
          <w:pPr>
            <w:pStyle w:val="COVERANDMAINFONT"/>
            <w:rPr>
              <w:bCs/>
            </w:rPr>
          </w:pPr>
          <w:r w:rsidRPr="0041489E">
            <w:rPr>
              <w:bCs/>
            </w:rPr>
            <w:t>Universit</w:t>
          </w:r>
          <w:r>
            <w:rPr>
              <w:bCs/>
            </w:rPr>
            <w:t>i</w:t>
          </w:r>
          <w:r w:rsidRPr="0041489E">
            <w:rPr>
              <w:bCs/>
            </w:rPr>
            <w:t xml:space="preserve"> Te</w:t>
          </w:r>
          <w:r>
            <w:rPr>
              <w:bCs/>
            </w:rPr>
            <w:t>k</w:t>
          </w:r>
          <w:r w:rsidRPr="0041489E">
            <w:rPr>
              <w:bCs/>
            </w:rPr>
            <w:t>nolog</w:t>
          </w:r>
          <w:r>
            <w:rPr>
              <w:bCs/>
            </w:rPr>
            <w:t>i</w:t>
          </w:r>
          <w:r w:rsidRPr="0041489E">
            <w:rPr>
              <w:bCs/>
            </w:rPr>
            <w:t xml:space="preserve"> Malaysia</w:t>
          </w:r>
        </w:p>
      </w:sdtContent>
    </w:sdt>
    <w:sdt>
      <w:sdtPr>
        <w:id w:val="-1763983586"/>
        <w:lock w:val="sdtContentLocked"/>
        <w:placeholder>
          <w:docPart w:val="7C0D40AE96B49F4AAF1891D4624E1395"/>
        </w:placeholder>
      </w:sdtPr>
      <w:sdtEndPr/>
      <w:sdtContent>
        <w:p w14:paraId="126C5CD4" w14:textId="77777777" w:rsidR="00490C42" w:rsidRDefault="00490C42" w:rsidP="00953984">
          <w:pPr>
            <w:jc w:val="center"/>
          </w:pPr>
        </w:p>
        <w:p w14:paraId="6231E637" w14:textId="77777777" w:rsidR="00CF7E3C" w:rsidRDefault="00CF7E3C" w:rsidP="00953984">
          <w:pPr>
            <w:jc w:val="center"/>
          </w:pPr>
        </w:p>
        <w:p w14:paraId="2F59A479" w14:textId="77777777" w:rsidR="00953984" w:rsidRDefault="00953984" w:rsidP="00953984">
          <w:pPr>
            <w:jc w:val="center"/>
          </w:pPr>
        </w:p>
        <w:p w14:paraId="1D077D4B" w14:textId="77777777" w:rsidR="00CF7E3C" w:rsidRDefault="00CF7E3C" w:rsidP="00084ED0">
          <w:pPr>
            <w:jc w:val="center"/>
          </w:pPr>
        </w:p>
        <w:p w14:paraId="435E56BA" w14:textId="77777777" w:rsidR="00084ED0" w:rsidRDefault="00084ED0" w:rsidP="00084ED0">
          <w:pPr>
            <w:jc w:val="center"/>
          </w:pPr>
        </w:p>
        <w:p w14:paraId="1531E50E" w14:textId="77777777" w:rsidR="00953984" w:rsidRDefault="00402C40" w:rsidP="00953984">
          <w:pPr>
            <w:jc w:val="center"/>
          </w:pPr>
        </w:p>
      </w:sdtContent>
    </w:sdt>
    <w:sdt>
      <w:sdtPr>
        <w:id w:val="-1410611531"/>
        <w:placeholder>
          <w:docPart w:val="7C0D40AE96B49F4AAF1891D4624E1395"/>
        </w:placeholder>
      </w:sdtPr>
      <w:sdtEndPr/>
      <w:sdtContent>
        <w:p w14:paraId="362D0881" w14:textId="77777777" w:rsidR="00953984" w:rsidRDefault="00561571" w:rsidP="000E27E5">
          <w:pPr>
            <w:pStyle w:val="COVERANDMAINFONT"/>
          </w:pPr>
          <w:r>
            <w:t>14 December</w:t>
          </w:r>
          <w:r w:rsidR="00213738">
            <w:t xml:space="preserve"> 2018</w:t>
          </w:r>
        </w:p>
      </w:sdtContent>
    </w:sdt>
    <w:p w14:paraId="78ABFC1A" w14:textId="3BC56D28" w:rsidR="00A42ECE" w:rsidRPr="00A42ECE" w:rsidRDefault="00A42ECE">
      <w:pPr>
        <w:rPr>
          <w:b/>
          <w:caps/>
        </w:rPr>
        <w:sectPr w:rsidR="00A42ECE" w:rsidRPr="00A42ECE" w:rsidSect="00084ED0">
          <w:footerReference w:type="default" r:id="rId12"/>
          <w:footerReference w:type="first" r:id="rId13"/>
          <w:pgSz w:w="11907" w:h="16840" w:code="9"/>
          <w:pgMar w:top="1412" w:right="1843" w:bottom="1412" w:left="1843" w:header="709" w:footer="709" w:gutter="0"/>
          <w:pgNumType w:fmt="lowerRoman" w:start="1"/>
          <w:cols w:space="708"/>
          <w:titlePg/>
          <w:docGrid w:linePitch="360"/>
        </w:sectPr>
        <w:pPrChange w:id="10" w:author="adachi kento" w:date="2018-12-13T23:32:00Z">
          <w:pPr>
            <w:pStyle w:val="TITLEATPREFACE"/>
            <w:spacing w:after="960"/>
          </w:pPr>
        </w:pPrChange>
      </w:pPr>
    </w:p>
    <w:p w14:paraId="78F356F8" w14:textId="2AD0B535" w:rsidR="00030FC6" w:rsidRPr="00CE1D1F" w:rsidDel="006C47CC" w:rsidRDefault="00452F2E" w:rsidP="00404E4B">
      <w:pPr>
        <w:pStyle w:val="TITLEATPREFACE"/>
        <w:spacing w:after="960"/>
        <w:rPr>
          <w:del w:id="11" w:author="adachi kento" w:date="2018-12-13T22:26:00Z"/>
        </w:rPr>
      </w:pPr>
      <w:bookmarkStart w:id="12" w:name="_Toc532350290"/>
      <w:del w:id="13" w:author="adachi kento" w:date="2018-12-13T22:26:00Z">
        <w:r w:rsidRPr="00CE1D1F" w:rsidDel="006C47CC">
          <w:lastRenderedPageBreak/>
          <w:delText>DECLARATION</w:delText>
        </w:r>
        <w:bookmarkEnd w:id="12"/>
      </w:del>
    </w:p>
    <w:p w14:paraId="2A5C6D18" w14:textId="23C47EFC" w:rsidR="00271358" w:rsidRPr="00271358" w:rsidDel="006C47CC" w:rsidRDefault="00271358" w:rsidP="00501895">
      <w:pPr>
        <w:pStyle w:val="Dedication"/>
        <w:rPr>
          <w:del w:id="14" w:author="adachi kento" w:date="2018-12-13T22:26:00Z"/>
        </w:rPr>
      </w:pPr>
    </w:p>
    <w:p w14:paraId="36D1F515" w14:textId="44483D06" w:rsidR="00452F2E" w:rsidDel="006C47CC" w:rsidRDefault="00452F2E" w:rsidP="00501895">
      <w:pPr>
        <w:pStyle w:val="Dedication"/>
        <w:rPr>
          <w:del w:id="15" w:author="adachi kento" w:date="2018-12-13T22:26:00Z"/>
        </w:rPr>
      </w:pPr>
    </w:p>
    <w:p w14:paraId="2FB3E56C" w14:textId="2D29D856" w:rsidR="00452F2E" w:rsidDel="006C47CC" w:rsidRDefault="00452F2E" w:rsidP="00501895">
      <w:pPr>
        <w:pStyle w:val="Dedication"/>
        <w:rPr>
          <w:del w:id="16" w:author="adachi kento" w:date="2018-12-13T22:26:00Z"/>
        </w:rPr>
      </w:pPr>
    </w:p>
    <w:p w14:paraId="23751BF4" w14:textId="395D1995" w:rsidR="00452F2E" w:rsidDel="006C47CC" w:rsidRDefault="00452F2E" w:rsidP="00501895">
      <w:pPr>
        <w:pStyle w:val="Dedication"/>
        <w:rPr>
          <w:del w:id="17" w:author="adachi kento" w:date="2018-12-13T22:26:00Z"/>
        </w:rPr>
      </w:pPr>
    </w:p>
    <w:p w14:paraId="5EBE3090" w14:textId="43AB47C3" w:rsidR="00452F2E" w:rsidDel="006C47CC" w:rsidRDefault="00452F2E" w:rsidP="00501895">
      <w:pPr>
        <w:pStyle w:val="Dedication"/>
        <w:rPr>
          <w:del w:id="18" w:author="adachi kento" w:date="2018-12-13T22:26:00Z"/>
        </w:rPr>
      </w:pPr>
    </w:p>
    <w:p w14:paraId="4159E4BF" w14:textId="1CECED7E" w:rsidR="00452F2E" w:rsidDel="006C47CC" w:rsidRDefault="00452F2E" w:rsidP="00501895">
      <w:pPr>
        <w:pStyle w:val="Dedication"/>
        <w:rPr>
          <w:del w:id="19" w:author="adachi kento" w:date="2018-12-13T22:26:00Z"/>
        </w:rPr>
      </w:pPr>
    </w:p>
    <w:p w14:paraId="30A94476" w14:textId="485FB298" w:rsidR="00452F2E" w:rsidDel="006C47CC" w:rsidRDefault="00452F2E" w:rsidP="00501895">
      <w:pPr>
        <w:pStyle w:val="Dedication"/>
        <w:rPr>
          <w:del w:id="20" w:author="adachi kento" w:date="2018-12-13T22:26:00Z"/>
        </w:rPr>
      </w:pPr>
    </w:p>
    <w:p w14:paraId="68B42ADF" w14:textId="1A53576C" w:rsidR="00030FC6" w:rsidDel="006C47CC" w:rsidRDefault="00030FC6" w:rsidP="00501895">
      <w:pPr>
        <w:pStyle w:val="Dedication"/>
        <w:rPr>
          <w:del w:id="21" w:author="adachi kento" w:date="2018-12-13T22:26:00Z"/>
        </w:rPr>
      </w:pPr>
    </w:p>
    <w:p w14:paraId="62DD9C34" w14:textId="0A4D9AC9" w:rsidR="00030FC6" w:rsidDel="006C47CC" w:rsidRDefault="00030FC6" w:rsidP="00501895">
      <w:pPr>
        <w:pStyle w:val="Dedication"/>
        <w:rPr>
          <w:del w:id="22" w:author="adachi kento" w:date="2018-12-13T22:26:00Z"/>
        </w:rPr>
      </w:pPr>
    </w:p>
    <w:p w14:paraId="6ABE6602" w14:textId="567DD5FA" w:rsidR="00030FC6" w:rsidRPr="00DE13F2" w:rsidDel="006C47CC" w:rsidRDefault="00030FC6" w:rsidP="000E27E5">
      <w:pPr>
        <w:pStyle w:val="Decpage2"/>
        <w:spacing w:after="1248"/>
        <w:rPr>
          <w:del w:id="23" w:author="adachi kento" w:date="2018-12-13T22:26:00Z"/>
          <w:i/>
          <w:lang w:val="en-US"/>
        </w:rPr>
      </w:pPr>
      <w:del w:id="24" w:author="adachi kento" w:date="2018-12-13T22:26:00Z">
        <w:r w:rsidRPr="000B5EB9" w:rsidDel="006C47CC">
          <w:rPr>
            <w:noProof/>
          </w:rPr>
          <w:delText>I</w:delText>
        </w:r>
        <w:r w:rsidRPr="00806EEB" w:rsidDel="006C47CC">
          <w:delText xml:space="preserve"> declare that this thesis entitled </w:delText>
        </w:r>
        <w:r w:rsidR="00E343DB" w:rsidDel="006C47CC">
          <w:rPr>
            <w:i/>
          </w:rPr>
          <w:delText>“</w:delText>
        </w:r>
      </w:del>
      <w:customXmlDelRangeStart w:id="25" w:author="adachi kento" w:date="2018-12-13T22:26:00Z"/>
      <w:sdt>
        <w:sdtPr>
          <w:rPr>
            <w:i/>
          </w:rPr>
          <w:id w:val="-452798104"/>
        </w:sdtPr>
        <w:sdtEndPr/>
        <w:sdtContent>
          <w:customXmlDelRangeEnd w:id="25"/>
          <w:del w:id="26" w:author="adachi kento" w:date="2018-12-13T22:26:00Z">
            <w:r w:rsidR="000926AD" w:rsidDel="006C47CC">
              <w:rPr>
                <w:i/>
              </w:rPr>
              <w:delText>TEXT DETECTION ON THE POLE</w:delText>
            </w:r>
          </w:del>
          <w:customXmlDelRangeStart w:id="27" w:author="adachi kento" w:date="2018-12-13T22:26:00Z"/>
        </w:sdtContent>
      </w:sdt>
      <w:customXmlDelRangeEnd w:id="27"/>
      <w:del w:id="28" w:author="adachi kento" w:date="2018-12-13T22:26:00Z">
        <w:r w:rsidR="00E343DB" w:rsidDel="006C47CC">
          <w:rPr>
            <w:i/>
          </w:rPr>
          <w:delText xml:space="preserve">” </w:delText>
        </w:r>
        <w:r w:rsidRPr="00806EEB" w:rsidDel="006C47CC">
          <w:delText xml:space="preserve">is the result of my </w:delText>
        </w:r>
        <w:r w:rsidRPr="000B5EB9" w:rsidDel="006C47CC">
          <w:rPr>
            <w:noProof/>
          </w:rPr>
          <w:delText>own</w:delText>
        </w:r>
        <w:r w:rsidRPr="00806EEB" w:rsidDel="006C47CC">
          <w:delText xml:space="preserve"> research except as cited in the references.</w:delText>
        </w:r>
        <w:r w:rsidDel="006C47CC">
          <w:delText xml:space="preserve"> The thesis has not been accepted for any degree and </w:delText>
        </w:r>
        <w:r w:rsidRPr="000B5EB9" w:rsidDel="006C47CC">
          <w:rPr>
            <w:noProof/>
          </w:rPr>
          <w:delText>is not concurrently submitted</w:delText>
        </w:r>
        <w:r w:rsidDel="006C47CC">
          <w:delText xml:space="preserve"> in </w:delText>
        </w:r>
        <w:r w:rsidRPr="007F1807" w:rsidDel="006C47CC">
          <w:rPr>
            <w:noProof/>
          </w:rPr>
          <w:delText>candidature</w:delText>
        </w:r>
        <w:r w:rsidDel="006C47CC">
          <w:delText xml:space="preserve"> of any other degree.</w:delText>
        </w:r>
      </w:del>
    </w:p>
    <w:p w14:paraId="255C42E1" w14:textId="3486BA94" w:rsidR="00030FC6" w:rsidDel="006C47CC" w:rsidRDefault="00030FC6" w:rsidP="00030FC6">
      <w:pPr>
        <w:rPr>
          <w:del w:id="29" w:author="adachi kento" w:date="2018-12-13T22:26:00Z"/>
        </w:rPr>
      </w:pPr>
    </w:p>
    <w:tbl>
      <w:tblPr>
        <w:tblW w:w="0" w:type="auto"/>
        <w:jc w:val="center"/>
        <w:tblLook w:val="04A0" w:firstRow="1" w:lastRow="0" w:firstColumn="1" w:lastColumn="0" w:noHBand="0" w:noVBand="1"/>
      </w:tblPr>
      <w:tblGrid>
        <w:gridCol w:w="1703"/>
        <w:gridCol w:w="283"/>
        <w:gridCol w:w="3336"/>
      </w:tblGrid>
      <w:tr w:rsidR="00030FC6" w:rsidDel="006C47CC" w14:paraId="1E623F8F" w14:textId="60261CE6" w:rsidTr="00D816F8">
        <w:trPr>
          <w:jc w:val="center"/>
          <w:del w:id="30" w:author="adachi kento" w:date="2018-12-13T22:26:00Z"/>
        </w:trPr>
        <w:tc>
          <w:tcPr>
            <w:tcW w:w="1703" w:type="dxa"/>
          </w:tcPr>
          <w:p w14:paraId="5F7E77A5" w14:textId="2192088E" w:rsidR="00030FC6" w:rsidDel="006C47CC" w:rsidRDefault="00030FC6" w:rsidP="00480AB6">
            <w:pPr>
              <w:pStyle w:val="Decpage3"/>
              <w:rPr>
                <w:del w:id="31" w:author="adachi kento" w:date="2018-12-13T22:26:00Z"/>
              </w:rPr>
            </w:pPr>
            <w:del w:id="32" w:author="adachi kento" w:date="2018-12-13T22:26:00Z">
              <w:r w:rsidDel="006C47CC">
                <w:delText>Signature</w:delText>
              </w:r>
            </w:del>
          </w:p>
        </w:tc>
        <w:tc>
          <w:tcPr>
            <w:tcW w:w="0" w:type="auto"/>
          </w:tcPr>
          <w:p w14:paraId="11C0E0D7" w14:textId="2A2A7595" w:rsidR="00030FC6" w:rsidDel="006C47CC" w:rsidRDefault="00030FC6" w:rsidP="00D816F8">
            <w:pPr>
              <w:rPr>
                <w:del w:id="33" w:author="adachi kento" w:date="2018-12-13T22:26:00Z"/>
              </w:rPr>
            </w:pPr>
            <w:del w:id="34" w:author="adachi kento" w:date="2018-12-13T22:26:00Z">
              <w:r w:rsidDel="006C47CC">
                <w:delText>:</w:delText>
              </w:r>
            </w:del>
          </w:p>
        </w:tc>
        <w:tc>
          <w:tcPr>
            <w:tcW w:w="0" w:type="auto"/>
            <w:vAlign w:val="bottom"/>
          </w:tcPr>
          <w:p w14:paraId="2F7E6129" w14:textId="6CCBC3DE" w:rsidR="00030FC6" w:rsidDel="006C47CC" w:rsidRDefault="00030FC6" w:rsidP="00D816F8">
            <w:pPr>
              <w:rPr>
                <w:del w:id="35" w:author="adachi kento" w:date="2018-12-13T22:26:00Z"/>
              </w:rPr>
            </w:pPr>
            <w:del w:id="36" w:author="adachi kento" w:date="2018-12-13T22:26:00Z">
              <w:r w:rsidRPr="007E038E" w:rsidDel="006C47CC">
                <w:delText>....................................................</w:delText>
              </w:r>
            </w:del>
          </w:p>
        </w:tc>
      </w:tr>
      <w:tr w:rsidR="00030FC6" w:rsidDel="006C47CC" w14:paraId="3C1A9F14" w14:textId="4270769E" w:rsidTr="00D816F8">
        <w:trPr>
          <w:jc w:val="center"/>
          <w:del w:id="37" w:author="adachi kento" w:date="2018-12-13T22:26:00Z"/>
        </w:trPr>
        <w:tc>
          <w:tcPr>
            <w:tcW w:w="1703" w:type="dxa"/>
          </w:tcPr>
          <w:p w14:paraId="3A2D0660" w14:textId="07D30762" w:rsidR="00030FC6" w:rsidDel="006C47CC" w:rsidRDefault="00030FC6" w:rsidP="00480AB6">
            <w:pPr>
              <w:pStyle w:val="Decpage3"/>
              <w:rPr>
                <w:del w:id="38" w:author="adachi kento" w:date="2018-12-13T22:26:00Z"/>
              </w:rPr>
            </w:pPr>
            <w:del w:id="39" w:author="adachi kento" w:date="2018-12-13T22:26:00Z">
              <w:r w:rsidDel="006C47CC">
                <w:delText>Name</w:delText>
              </w:r>
            </w:del>
          </w:p>
        </w:tc>
        <w:tc>
          <w:tcPr>
            <w:tcW w:w="0" w:type="auto"/>
          </w:tcPr>
          <w:p w14:paraId="6C5A57E8" w14:textId="2CFDD90B" w:rsidR="00030FC6" w:rsidDel="006C47CC" w:rsidRDefault="00030FC6" w:rsidP="00D816F8">
            <w:pPr>
              <w:rPr>
                <w:del w:id="40" w:author="adachi kento" w:date="2018-12-13T22:26:00Z"/>
              </w:rPr>
            </w:pPr>
            <w:del w:id="41" w:author="adachi kento" w:date="2018-12-13T22:26:00Z">
              <w:r w:rsidDel="006C47CC">
                <w:delText>:</w:delText>
              </w:r>
            </w:del>
          </w:p>
        </w:tc>
        <w:tc>
          <w:tcPr>
            <w:tcW w:w="0" w:type="auto"/>
          </w:tcPr>
          <w:p w14:paraId="60EB409D" w14:textId="6C98F15D" w:rsidR="00030FC6" w:rsidDel="006C47CC" w:rsidRDefault="000926AD" w:rsidP="00D816F8">
            <w:pPr>
              <w:rPr>
                <w:del w:id="42" w:author="adachi kento" w:date="2018-12-13T22:26:00Z"/>
              </w:rPr>
            </w:pPr>
            <w:del w:id="43" w:author="adachi kento" w:date="2018-12-13T22:26:00Z">
              <w:r w:rsidDel="006C47CC">
                <w:rPr>
                  <w:rFonts w:hint="eastAsia"/>
                </w:rPr>
                <w:delText>K</w:delText>
              </w:r>
              <w:r w:rsidDel="006C47CC">
                <w:delText>ENTO ADACHI</w:delText>
              </w:r>
            </w:del>
          </w:p>
        </w:tc>
      </w:tr>
      <w:tr w:rsidR="00030FC6" w:rsidDel="006C47CC" w14:paraId="55B794B7" w14:textId="78547EDF" w:rsidTr="00D816F8">
        <w:trPr>
          <w:jc w:val="center"/>
          <w:del w:id="44" w:author="adachi kento" w:date="2018-12-13T22:26:00Z"/>
        </w:trPr>
        <w:tc>
          <w:tcPr>
            <w:tcW w:w="1703" w:type="dxa"/>
          </w:tcPr>
          <w:p w14:paraId="64558626" w14:textId="20D50F8E" w:rsidR="00030FC6" w:rsidDel="006C47CC" w:rsidRDefault="00030FC6" w:rsidP="00480AB6">
            <w:pPr>
              <w:pStyle w:val="Decpage3"/>
              <w:rPr>
                <w:del w:id="45" w:author="adachi kento" w:date="2018-12-13T22:26:00Z"/>
              </w:rPr>
            </w:pPr>
            <w:del w:id="46" w:author="adachi kento" w:date="2018-12-13T22:26:00Z">
              <w:r w:rsidDel="006C47CC">
                <w:delText>Date</w:delText>
              </w:r>
            </w:del>
          </w:p>
        </w:tc>
        <w:tc>
          <w:tcPr>
            <w:tcW w:w="0" w:type="auto"/>
          </w:tcPr>
          <w:p w14:paraId="40084F60" w14:textId="49CB0208" w:rsidR="00030FC6" w:rsidDel="006C47CC" w:rsidRDefault="00030FC6" w:rsidP="00D816F8">
            <w:pPr>
              <w:rPr>
                <w:del w:id="47" w:author="adachi kento" w:date="2018-12-13T22:26:00Z"/>
              </w:rPr>
            </w:pPr>
            <w:del w:id="48" w:author="adachi kento" w:date="2018-12-13T22:26:00Z">
              <w:r w:rsidDel="006C47CC">
                <w:delText>:</w:delText>
              </w:r>
            </w:del>
          </w:p>
        </w:tc>
        <w:customXmlDelRangeStart w:id="49" w:author="adachi kento" w:date="2018-12-13T22:26:00Z"/>
        <w:sdt>
          <w:sdtPr>
            <w:rPr>
              <w:caps w:val="0"/>
            </w:rPr>
            <w:id w:val="299425983"/>
            <w:date w:fullDate="2018-12-14T00:00:00Z">
              <w:dateFormat w:val="d MMMM yyyy"/>
              <w:lid w:val="en-MY"/>
              <w:storeMappedDataAs w:val="dateTime"/>
              <w:calendar w:val="gregorian"/>
            </w:date>
          </w:sdtPr>
          <w:sdtEndPr/>
          <w:sdtContent>
            <w:customXmlDelRangeEnd w:id="49"/>
            <w:tc>
              <w:tcPr>
                <w:tcW w:w="0" w:type="auto"/>
              </w:tcPr>
              <w:p w14:paraId="19D9DB1D" w14:textId="7C021E62" w:rsidR="00030FC6" w:rsidDel="006C47CC" w:rsidRDefault="000926AD" w:rsidP="005B655E">
                <w:pPr>
                  <w:pStyle w:val="Date1"/>
                  <w:rPr>
                    <w:del w:id="50" w:author="adachi kento" w:date="2018-12-13T22:26:00Z"/>
                  </w:rPr>
                </w:pPr>
                <w:del w:id="51" w:author="adachi kento" w:date="2018-12-13T22:26:00Z">
                  <w:r w:rsidDel="006C47CC">
                    <w:delText>14</w:delText>
                  </w:r>
                  <w:r w:rsidR="00B50298" w:rsidRPr="005B655E" w:rsidDel="006C47CC">
                    <w:delText xml:space="preserve"> </w:delText>
                  </w:r>
                  <w:r w:rsidDel="006C47CC">
                    <w:delText>December</w:delText>
                  </w:r>
                  <w:r w:rsidR="00B50298" w:rsidRPr="005B655E" w:rsidDel="006C47CC">
                    <w:delText xml:space="preserve"> 20</w:delText>
                  </w:r>
                  <w:r w:rsidDel="006C47CC">
                    <w:delText>18</w:delText>
                  </w:r>
                </w:del>
              </w:p>
            </w:tc>
            <w:customXmlDelRangeStart w:id="52" w:author="adachi kento" w:date="2018-12-13T22:26:00Z"/>
          </w:sdtContent>
        </w:sdt>
        <w:customXmlDelRangeEnd w:id="52"/>
      </w:tr>
      <w:tr w:rsidR="001B23A9" w:rsidDel="006C47CC" w14:paraId="77B44605" w14:textId="5BB9C90F" w:rsidTr="00D816F8">
        <w:trPr>
          <w:jc w:val="center"/>
          <w:del w:id="53" w:author="adachi kento" w:date="2018-12-13T22:26:00Z"/>
        </w:trPr>
        <w:tc>
          <w:tcPr>
            <w:tcW w:w="1703" w:type="dxa"/>
          </w:tcPr>
          <w:p w14:paraId="7ED11E9F" w14:textId="5C943928" w:rsidR="001B23A9" w:rsidDel="006C47CC" w:rsidRDefault="001B23A9" w:rsidP="00480AB6">
            <w:pPr>
              <w:pStyle w:val="Decpage3"/>
              <w:rPr>
                <w:del w:id="54" w:author="adachi kento" w:date="2018-12-13T22:26:00Z"/>
              </w:rPr>
            </w:pPr>
          </w:p>
        </w:tc>
        <w:tc>
          <w:tcPr>
            <w:tcW w:w="0" w:type="auto"/>
          </w:tcPr>
          <w:p w14:paraId="3790BA6A" w14:textId="3D618F05" w:rsidR="001B23A9" w:rsidDel="006C47CC" w:rsidRDefault="001B23A9" w:rsidP="00D816F8">
            <w:pPr>
              <w:rPr>
                <w:del w:id="55" w:author="adachi kento" w:date="2018-12-13T22:26:00Z"/>
              </w:rPr>
            </w:pPr>
          </w:p>
        </w:tc>
        <w:tc>
          <w:tcPr>
            <w:tcW w:w="0" w:type="auto"/>
          </w:tcPr>
          <w:p w14:paraId="464C49B4" w14:textId="62B88456" w:rsidR="001B23A9" w:rsidRPr="006F4CBE" w:rsidDel="006C47CC" w:rsidRDefault="001B23A9" w:rsidP="00D816F8">
            <w:pPr>
              <w:rPr>
                <w:del w:id="56" w:author="adachi kento" w:date="2018-12-13T22:26:00Z"/>
              </w:rPr>
            </w:pPr>
          </w:p>
        </w:tc>
      </w:tr>
      <w:tr w:rsidR="00FE3086" w:rsidDel="006C47CC" w14:paraId="3A8A0F17" w14:textId="275A9563" w:rsidTr="00D816F8">
        <w:trPr>
          <w:jc w:val="center"/>
          <w:del w:id="57" w:author="adachi kento" w:date="2018-12-13T22:26:00Z"/>
        </w:trPr>
        <w:tc>
          <w:tcPr>
            <w:tcW w:w="1703" w:type="dxa"/>
          </w:tcPr>
          <w:p w14:paraId="59EF2088" w14:textId="01631AEC" w:rsidR="00FE3086" w:rsidDel="006C47CC" w:rsidRDefault="00FE3086" w:rsidP="00480AB6">
            <w:pPr>
              <w:pStyle w:val="Decpage3"/>
              <w:rPr>
                <w:del w:id="58" w:author="adachi kento" w:date="2018-12-13T22:26:00Z"/>
              </w:rPr>
            </w:pPr>
          </w:p>
        </w:tc>
        <w:tc>
          <w:tcPr>
            <w:tcW w:w="0" w:type="auto"/>
          </w:tcPr>
          <w:p w14:paraId="45BFDED8" w14:textId="520C7460" w:rsidR="00FE3086" w:rsidDel="006C47CC" w:rsidRDefault="00FE3086" w:rsidP="00D816F8">
            <w:pPr>
              <w:rPr>
                <w:del w:id="59" w:author="adachi kento" w:date="2018-12-13T22:26:00Z"/>
              </w:rPr>
            </w:pPr>
          </w:p>
        </w:tc>
        <w:tc>
          <w:tcPr>
            <w:tcW w:w="0" w:type="auto"/>
          </w:tcPr>
          <w:p w14:paraId="6CD4CB59" w14:textId="42D959E6" w:rsidR="00FE3086" w:rsidRPr="006F4CBE" w:rsidDel="006C47CC" w:rsidRDefault="00FE3086" w:rsidP="00D816F8">
            <w:pPr>
              <w:rPr>
                <w:del w:id="60" w:author="adachi kento" w:date="2018-12-13T22:26:00Z"/>
              </w:rPr>
            </w:pPr>
          </w:p>
        </w:tc>
      </w:tr>
    </w:tbl>
    <w:p w14:paraId="1F1C5D54" w14:textId="77777777" w:rsidR="00A42ECE" w:rsidRDefault="00A42ECE" w:rsidP="00A42ECE">
      <w:pPr>
        <w:jc w:val="center"/>
        <w:rPr>
          <w:ins w:id="61" w:author="adachi kento" w:date="2018-12-13T23:32:00Z"/>
        </w:rPr>
      </w:pPr>
    </w:p>
    <w:p w14:paraId="1E353277" w14:textId="77777777" w:rsidR="00A42ECE" w:rsidRDefault="00A42ECE" w:rsidP="00A42ECE">
      <w:pPr>
        <w:jc w:val="center"/>
        <w:rPr>
          <w:ins w:id="62" w:author="adachi kento" w:date="2018-12-13T23:32:00Z"/>
        </w:rPr>
      </w:pPr>
    </w:p>
    <w:p w14:paraId="79DDB5A0" w14:textId="77777777" w:rsidR="00A42ECE" w:rsidRDefault="00A42ECE" w:rsidP="00A42ECE">
      <w:pPr>
        <w:jc w:val="center"/>
        <w:rPr>
          <w:ins w:id="63" w:author="adachi kento" w:date="2018-12-13T23:32:00Z"/>
        </w:rPr>
      </w:pPr>
      <w:ins w:id="64" w:author="adachi kento" w:date="2018-12-13T23:32:00Z">
        <w:r>
          <w:rPr>
            <w:noProof/>
          </w:rPr>
          <w:drawing>
            <wp:anchor distT="0" distB="0" distL="114300" distR="114300" simplePos="0" relativeHeight="251672576" behindDoc="0" locked="0" layoutInCell="1" allowOverlap="1" wp14:anchorId="585C588B" wp14:editId="69BDB804">
              <wp:simplePos x="0" y="0"/>
              <wp:positionH relativeFrom="margin">
                <wp:posOffset>728345</wp:posOffset>
              </wp:positionH>
              <wp:positionV relativeFrom="paragraph">
                <wp:posOffset>281940</wp:posOffset>
              </wp:positionV>
              <wp:extent cx="4214384" cy="864870"/>
              <wp:effectExtent l="0" t="0" r="0" b="0"/>
              <wp:wrapSquare wrapText="bothSides"/>
              <wp:docPr id="98" name="Picture 98" descr="Image result for mj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ji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4384" cy="86487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498DB662" w14:textId="77777777" w:rsidR="00A42ECE" w:rsidRPr="00B2252D" w:rsidRDefault="00A42ECE" w:rsidP="00A42ECE">
      <w:pPr>
        <w:rPr>
          <w:ins w:id="65" w:author="adachi kento" w:date="2018-12-13T23:32:00Z"/>
        </w:rPr>
      </w:pPr>
    </w:p>
    <w:p w14:paraId="5C9A9FCC" w14:textId="77777777" w:rsidR="00A42ECE" w:rsidRPr="00B2252D" w:rsidRDefault="00A42ECE" w:rsidP="00A42ECE">
      <w:pPr>
        <w:rPr>
          <w:ins w:id="66" w:author="adachi kento" w:date="2018-12-13T23:32:00Z"/>
        </w:rPr>
      </w:pPr>
    </w:p>
    <w:p w14:paraId="32F138EA" w14:textId="77777777" w:rsidR="00A42ECE" w:rsidRPr="00B2252D" w:rsidRDefault="00A42ECE" w:rsidP="00A42ECE">
      <w:pPr>
        <w:rPr>
          <w:ins w:id="67" w:author="adachi kento" w:date="2018-12-13T23:32:00Z"/>
        </w:rPr>
      </w:pPr>
    </w:p>
    <w:p w14:paraId="6B2140BF" w14:textId="77777777" w:rsidR="00A42ECE" w:rsidRDefault="00A42ECE" w:rsidP="00A42ECE">
      <w:pPr>
        <w:rPr>
          <w:ins w:id="68" w:author="adachi kento" w:date="2018-12-13T23:32:00Z"/>
        </w:rPr>
      </w:pPr>
    </w:p>
    <w:p w14:paraId="75BDD41F" w14:textId="77777777" w:rsidR="00A42ECE" w:rsidRPr="00B2252D" w:rsidRDefault="00A42ECE" w:rsidP="00A42ECE">
      <w:pPr>
        <w:rPr>
          <w:ins w:id="69" w:author="adachi kento" w:date="2018-12-13T23:32:00Z"/>
        </w:rPr>
      </w:pPr>
    </w:p>
    <w:p w14:paraId="0E7FA978" w14:textId="77777777" w:rsidR="00A42ECE" w:rsidRDefault="00A42ECE" w:rsidP="00A42ECE">
      <w:pPr>
        <w:rPr>
          <w:ins w:id="70" w:author="adachi kento" w:date="2018-12-13T23:32:00Z"/>
        </w:rPr>
      </w:pPr>
    </w:p>
    <w:p w14:paraId="52950BFA" w14:textId="77777777" w:rsidR="00A42ECE" w:rsidRPr="00B2252D" w:rsidRDefault="00A42ECE" w:rsidP="00A42ECE">
      <w:pPr>
        <w:pStyle w:val="Default"/>
        <w:jc w:val="center"/>
        <w:rPr>
          <w:ins w:id="71" w:author="adachi kento" w:date="2018-12-13T23:32:00Z"/>
          <w:sz w:val="32"/>
          <w:szCs w:val="32"/>
        </w:rPr>
      </w:pPr>
      <w:ins w:id="72" w:author="adachi kento" w:date="2018-12-13T23:32:00Z">
        <w:r w:rsidRPr="00B2252D">
          <w:rPr>
            <w:b/>
            <w:bCs/>
            <w:sz w:val="32"/>
            <w:szCs w:val="32"/>
          </w:rPr>
          <w:t>Malaysia-Japan International Institute of Technology</w:t>
        </w:r>
      </w:ins>
    </w:p>
    <w:p w14:paraId="3AF9562E" w14:textId="77777777" w:rsidR="00A42ECE" w:rsidRPr="00B2252D" w:rsidRDefault="00A42ECE" w:rsidP="00A42ECE">
      <w:pPr>
        <w:tabs>
          <w:tab w:val="left" w:pos="1776"/>
        </w:tabs>
        <w:jc w:val="center"/>
        <w:rPr>
          <w:ins w:id="73" w:author="adachi kento" w:date="2018-12-13T23:32:00Z"/>
          <w:rFonts w:cs="Times New Roman"/>
          <w:b/>
          <w:bCs/>
          <w:sz w:val="32"/>
          <w:szCs w:val="32"/>
        </w:rPr>
      </w:pPr>
      <w:ins w:id="74" w:author="adachi kento" w:date="2018-12-13T23:32:00Z">
        <w:r w:rsidRPr="00B2252D">
          <w:rPr>
            <w:rFonts w:cs="Times New Roman"/>
            <w:b/>
            <w:bCs/>
            <w:sz w:val="32"/>
            <w:szCs w:val="32"/>
          </w:rPr>
          <w:t>Universiti Teknologi Malaysia</w:t>
        </w:r>
      </w:ins>
    </w:p>
    <w:p w14:paraId="0A6BECD2" w14:textId="77777777" w:rsidR="00A42ECE" w:rsidRDefault="00A42ECE" w:rsidP="00A42ECE">
      <w:pPr>
        <w:tabs>
          <w:tab w:val="left" w:pos="1776"/>
        </w:tabs>
        <w:jc w:val="center"/>
        <w:rPr>
          <w:ins w:id="75" w:author="adachi kento" w:date="2018-12-13T23:32:00Z"/>
          <w:rFonts w:cs="Times New Roman"/>
          <w:b/>
          <w:bCs/>
          <w:sz w:val="28"/>
          <w:szCs w:val="28"/>
        </w:rPr>
      </w:pPr>
    </w:p>
    <w:p w14:paraId="6968DA0D" w14:textId="77777777" w:rsidR="00A42ECE" w:rsidRPr="00B2252D" w:rsidRDefault="00A42ECE" w:rsidP="00A42ECE">
      <w:pPr>
        <w:tabs>
          <w:tab w:val="left" w:pos="1776"/>
        </w:tabs>
        <w:jc w:val="center"/>
        <w:rPr>
          <w:ins w:id="76" w:author="adachi kento" w:date="2018-12-13T23:32:00Z"/>
          <w:rFonts w:cs="Times New Roman"/>
          <w:b/>
          <w:bCs/>
          <w:sz w:val="28"/>
          <w:szCs w:val="28"/>
        </w:rPr>
      </w:pPr>
    </w:p>
    <w:p w14:paraId="7682138A" w14:textId="77777777" w:rsidR="00A42ECE" w:rsidRDefault="00A42ECE" w:rsidP="00A42ECE">
      <w:pPr>
        <w:tabs>
          <w:tab w:val="left" w:pos="1776"/>
        </w:tabs>
        <w:jc w:val="center"/>
        <w:rPr>
          <w:ins w:id="77" w:author="adachi kento" w:date="2018-12-13T23:32:00Z"/>
          <w:rFonts w:cs="Times New Roman"/>
          <w:b/>
          <w:bCs/>
          <w:sz w:val="36"/>
          <w:szCs w:val="36"/>
        </w:rPr>
      </w:pPr>
      <w:ins w:id="78" w:author="adachi kento" w:date="2018-12-13T23:32:00Z">
        <w:r>
          <w:rPr>
            <w:rFonts w:cs="Times New Roman"/>
            <w:b/>
            <w:bCs/>
            <w:sz w:val="36"/>
            <w:szCs w:val="36"/>
          </w:rPr>
          <w:t xml:space="preserve">FINAL YEAR PROJECT </w:t>
        </w:r>
      </w:ins>
    </w:p>
    <w:p w14:paraId="773487C5" w14:textId="77777777" w:rsidR="00A42ECE" w:rsidRDefault="00A42ECE" w:rsidP="00A42ECE">
      <w:pPr>
        <w:tabs>
          <w:tab w:val="left" w:pos="1776"/>
        </w:tabs>
        <w:jc w:val="center"/>
        <w:rPr>
          <w:ins w:id="79" w:author="adachi kento" w:date="2018-12-13T23:32:00Z"/>
          <w:rFonts w:cs="Times New Roman"/>
          <w:b/>
          <w:bCs/>
          <w:sz w:val="36"/>
          <w:szCs w:val="36"/>
        </w:rPr>
      </w:pPr>
      <w:ins w:id="80" w:author="adachi kento" w:date="2018-12-13T23:32:00Z">
        <w:r>
          <w:rPr>
            <w:rFonts w:cs="Times New Roman"/>
            <w:b/>
            <w:bCs/>
            <w:sz w:val="36"/>
            <w:szCs w:val="36"/>
          </w:rPr>
          <w:t>REPORT DRAFT</w:t>
        </w:r>
      </w:ins>
    </w:p>
    <w:p w14:paraId="35498D79" w14:textId="77777777" w:rsidR="00A42ECE" w:rsidRDefault="00A42ECE" w:rsidP="00A42ECE">
      <w:pPr>
        <w:tabs>
          <w:tab w:val="left" w:pos="1776"/>
        </w:tabs>
        <w:jc w:val="center"/>
        <w:rPr>
          <w:ins w:id="81" w:author="adachi kento" w:date="2018-12-13T23:32:00Z"/>
          <w:rFonts w:cs="Times New Roman"/>
          <w:b/>
          <w:bCs/>
          <w:sz w:val="36"/>
          <w:szCs w:val="36"/>
        </w:rPr>
      </w:pPr>
    </w:p>
    <w:p w14:paraId="645C553B" w14:textId="6DDB570B" w:rsidR="00A42ECE" w:rsidRDefault="00B4394E" w:rsidP="00A42ECE">
      <w:pPr>
        <w:pStyle w:val="Default"/>
        <w:jc w:val="center"/>
        <w:rPr>
          <w:ins w:id="82" w:author="adachi kento" w:date="2018-12-13T23:32:00Z"/>
          <w:b/>
          <w:bCs/>
          <w:sz w:val="28"/>
          <w:szCs w:val="28"/>
        </w:rPr>
      </w:pPr>
      <w:ins w:id="83" w:author="adachi kento" w:date="2018-12-13T23:33:00Z">
        <w:r w:rsidRPr="00B4394E">
          <w:rPr>
            <w:b/>
            <w:bCs/>
            <w:color w:val="auto"/>
            <w:sz w:val="36"/>
            <w:szCs w:val="36"/>
          </w:rPr>
          <w:t>POLE DETECTION USING DEEP LEARNING</w:t>
        </w:r>
      </w:ins>
    </w:p>
    <w:p w14:paraId="453E986B" w14:textId="77777777" w:rsidR="00A42ECE" w:rsidRDefault="00A42ECE" w:rsidP="00A42ECE">
      <w:pPr>
        <w:pStyle w:val="Default"/>
        <w:jc w:val="center"/>
        <w:rPr>
          <w:ins w:id="84" w:author="adachi kento" w:date="2018-12-13T23:32:00Z"/>
          <w:b/>
          <w:bCs/>
          <w:sz w:val="28"/>
          <w:szCs w:val="28"/>
        </w:rPr>
      </w:pPr>
    </w:p>
    <w:p w14:paraId="0D6A0E80" w14:textId="77777777" w:rsidR="00A42ECE" w:rsidRPr="00B2252D" w:rsidRDefault="00A42ECE" w:rsidP="00A42ECE">
      <w:pPr>
        <w:pStyle w:val="Default"/>
        <w:jc w:val="center"/>
        <w:rPr>
          <w:ins w:id="85" w:author="adachi kento" w:date="2018-12-13T23:32:00Z"/>
          <w:b/>
          <w:bCs/>
          <w:sz w:val="28"/>
          <w:szCs w:val="28"/>
        </w:rPr>
      </w:pPr>
      <w:ins w:id="86" w:author="adachi kento" w:date="2018-12-13T23:32:00Z">
        <w:r>
          <w:rPr>
            <w:b/>
            <w:bCs/>
            <w:sz w:val="28"/>
            <w:szCs w:val="28"/>
          </w:rPr>
          <w:t>NAME OF STUDENT</w:t>
        </w:r>
      </w:ins>
    </w:p>
    <w:p w14:paraId="38BAFEDF" w14:textId="609E0C61" w:rsidR="00A42ECE" w:rsidRDefault="00BF4DCD" w:rsidP="00A42ECE">
      <w:pPr>
        <w:pStyle w:val="Default"/>
        <w:jc w:val="center"/>
        <w:rPr>
          <w:ins w:id="87" w:author="adachi kento" w:date="2018-12-13T23:32:00Z"/>
          <w:sz w:val="28"/>
          <w:szCs w:val="28"/>
        </w:rPr>
      </w:pPr>
      <w:ins w:id="88" w:author="adachi kento" w:date="2018-12-13T23:33:00Z">
        <w:r>
          <w:rPr>
            <w:sz w:val="28"/>
            <w:szCs w:val="28"/>
          </w:rPr>
          <w:t>Kento Adachi</w:t>
        </w:r>
      </w:ins>
    </w:p>
    <w:p w14:paraId="78D07797" w14:textId="77777777" w:rsidR="00A42ECE" w:rsidRDefault="00A42ECE" w:rsidP="00A42ECE">
      <w:pPr>
        <w:pStyle w:val="Default"/>
        <w:rPr>
          <w:ins w:id="89" w:author="adachi kento" w:date="2018-12-13T23:32:00Z"/>
          <w:sz w:val="28"/>
          <w:szCs w:val="28"/>
        </w:rPr>
      </w:pPr>
    </w:p>
    <w:p w14:paraId="7088E01A" w14:textId="77777777" w:rsidR="00A42ECE" w:rsidRDefault="00A42ECE" w:rsidP="00A42ECE">
      <w:pPr>
        <w:pStyle w:val="Default"/>
        <w:rPr>
          <w:ins w:id="90" w:author="adachi kento" w:date="2018-12-13T23:32:00Z"/>
          <w:sz w:val="28"/>
          <w:szCs w:val="28"/>
        </w:rPr>
      </w:pPr>
    </w:p>
    <w:p w14:paraId="4E0A3636" w14:textId="77777777" w:rsidR="00A42ECE" w:rsidRPr="00B2252D" w:rsidRDefault="00A42ECE" w:rsidP="00A42ECE">
      <w:pPr>
        <w:pStyle w:val="Default"/>
        <w:jc w:val="center"/>
        <w:rPr>
          <w:ins w:id="91" w:author="adachi kento" w:date="2018-12-13T23:32:00Z"/>
          <w:b/>
          <w:bCs/>
          <w:sz w:val="28"/>
          <w:szCs w:val="28"/>
        </w:rPr>
      </w:pPr>
      <w:ins w:id="92" w:author="adachi kento" w:date="2018-12-13T23:32:00Z">
        <w:r>
          <w:rPr>
            <w:b/>
            <w:bCs/>
            <w:sz w:val="28"/>
            <w:szCs w:val="28"/>
          </w:rPr>
          <w:t>MATRIC NO</w:t>
        </w:r>
      </w:ins>
    </w:p>
    <w:p w14:paraId="78CE9DB0" w14:textId="346BE005" w:rsidR="00A42ECE" w:rsidRDefault="00BF4DCD" w:rsidP="00A42ECE">
      <w:pPr>
        <w:pStyle w:val="Default"/>
        <w:jc w:val="center"/>
        <w:rPr>
          <w:ins w:id="93" w:author="adachi kento" w:date="2018-12-13T23:32:00Z"/>
          <w:sz w:val="28"/>
          <w:szCs w:val="28"/>
        </w:rPr>
      </w:pPr>
      <w:ins w:id="94" w:author="adachi kento" w:date="2018-12-13T23:33:00Z">
        <w:r>
          <w:rPr>
            <w:sz w:val="28"/>
            <w:szCs w:val="28"/>
          </w:rPr>
          <w:t>X18MJ0002</w:t>
        </w:r>
      </w:ins>
    </w:p>
    <w:p w14:paraId="2984749B" w14:textId="77777777" w:rsidR="00A42ECE" w:rsidRDefault="00A42ECE" w:rsidP="00A42ECE">
      <w:pPr>
        <w:pStyle w:val="Default"/>
        <w:jc w:val="center"/>
        <w:rPr>
          <w:ins w:id="95" w:author="adachi kento" w:date="2018-12-13T23:32:00Z"/>
          <w:sz w:val="28"/>
          <w:szCs w:val="28"/>
        </w:rPr>
      </w:pPr>
    </w:p>
    <w:p w14:paraId="597A27F6" w14:textId="77777777" w:rsidR="00A42ECE" w:rsidRDefault="00A42ECE" w:rsidP="00A42ECE">
      <w:pPr>
        <w:pStyle w:val="Default"/>
        <w:jc w:val="center"/>
        <w:rPr>
          <w:ins w:id="96" w:author="adachi kento" w:date="2018-12-13T23:32:00Z"/>
          <w:sz w:val="28"/>
          <w:szCs w:val="28"/>
        </w:rPr>
      </w:pPr>
    </w:p>
    <w:p w14:paraId="3E5BF769" w14:textId="77777777" w:rsidR="00A42ECE" w:rsidRDefault="00A42ECE" w:rsidP="00A42ECE">
      <w:pPr>
        <w:tabs>
          <w:tab w:val="left" w:pos="1776"/>
        </w:tabs>
        <w:jc w:val="center"/>
        <w:rPr>
          <w:ins w:id="97" w:author="adachi kento" w:date="2018-12-13T23:32:00Z"/>
          <w:rFonts w:cs="Times New Roman"/>
          <w:b/>
          <w:bCs/>
          <w:sz w:val="28"/>
          <w:szCs w:val="28"/>
        </w:rPr>
      </w:pPr>
      <w:ins w:id="98" w:author="adachi kento" w:date="2018-12-13T23:32:00Z">
        <w:r>
          <w:rPr>
            <w:rFonts w:cs="Times New Roman"/>
            <w:b/>
            <w:bCs/>
            <w:sz w:val="28"/>
            <w:szCs w:val="28"/>
          </w:rPr>
          <w:t>SUPERVISOR:</w:t>
        </w:r>
      </w:ins>
    </w:p>
    <w:p w14:paraId="692F5853" w14:textId="77777777" w:rsidR="00A42ECE" w:rsidRPr="007B20E9" w:rsidRDefault="00A42ECE" w:rsidP="00A42ECE">
      <w:pPr>
        <w:tabs>
          <w:tab w:val="left" w:pos="1776"/>
        </w:tabs>
        <w:jc w:val="center"/>
        <w:rPr>
          <w:ins w:id="99" w:author="adachi kento" w:date="2018-12-13T23:32:00Z"/>
          <w:rFonts w:cs="Times New Roman"/>
          <w:sz w:val="28"/>
          <w:szCs w:val="28"/>
        </w:rPr>
      </w:pPr>
      <w:ins w:id="100" w:author="adachi kento" w:date="2018-12-13T23:32:00Z">
        <w:r w:rsidRPr="007B20E9">
          <w:rPr>
            <w:rFonts w:cs="Times New Roman"/>
            <w:sz w:val="28"/>
            <w:szCs w:val="28"/>
          </w:rPr>
          <w:t xml:space="preserve">Dr. </w:t>
        </w:r>
        <w:r>
          <w:rPr>
            <w:rFonts w:cs="Times New Roman"/>
            <w:sz w:val="28"/>
            <w:szCs w:val="28"/>
          </w:rPr>
          <w:t>Mohd. Ibrahim bin Shapiai @ Abdul Razak</w:t>
        </w:r>
      </w:ins>
    </w:p>
    <w:p w14:paraId="5F398CD3" w14:textId="77777777" w:rsidR="00A42ECE" w:rsidRDefault="00A42ECE">
      <w:pPr>
        <w:spacing w:after="480" w:line="276" w:lineRule="auto"/>
        <w:rPr>
          <w:ins w:id="101" w:author="adachi kento" w:date="2018-12-13T23:32:00Z"/>
        </w:rPr>
      </w:pPr>
      <w:ins w:id="102" w:author="adachi kento" w:date="2018-12-13T23:32:00Z">
        <w:r>
          <w:br w:type="page"/>
        </w:r>
      </w:ins>
    </w:p>
    <w:p w14:paraId="5D71C5A3" w14:textId="17DEF3BE" w:rsidR="001A7A9B" w:rsidDel="00A42ECE" w:rsidRDefault="00084ED0" w:rsidP="001A7A9B">
      <w:pPr>
        <w:rPr>
          <w:del w:id="103" w:author="adachi kento" w:date="2018-12-13T20:17:00Z"/>
        </w:rPr>
      </w:pPr>
      <w:del w:id="104" w:author="adachi kento" w:date="2018-12-13T20:17:00Z">
        <w:r w:rsidDel="00D53410">
          <w:lastRenderedPageBreak/>
          <w:br w:type="page"/>
        </w:r>
      </w:del>
    </w:p>
    <w:p w14:paraId="70B7E7B6" w14:textId="56A20470" w:rsidR="00787435" w:rsidRPr="00835A8D" w:rsidDel="00D53410" w:rsidRDefault="00787435" w:rsidP="00404E4B">
      <w:pPr>
        <w:pStyle w:val="TITLEATPREFACE"/>
        <w:spacing w:after="960"/>
        <w:rPr>
          <w:del w:id="105" w:author="adachi kento" w:date="2018-12-13T20:17:00Z"/>
        </w:rPr>
      </w:pPr>
      <w:bookmarkStart w:id="106" w:name="_Toc532350291"/>
      <w:del w:id="107" w:author="adachi kento" w:date="2018-12-13T20:17:00Z">
        <w:r w:rsidDel="00D53410">
          <w:delText>ABSTRACT</w:delText>
        </w:r>
        <w:bookmarkEnd w:id="106"/>
      </w:del>
    </w:p>
    <w:customXmlDelRangeStart w:id="108" w:author="adachi kento" w:date="2018-12-13T20:17:00Z"/>
    <w:sdt>
      <w:sdtPr>
        <w:id w:val="-1609041786"/>
        <w:placeholder>
          <w:docPart w:val="7C0D40AE96B49F4AAF1891D4624E1395"/>
        </w:placeholder>
      </w:sdtPr>
      <w:sdtEndPr/>
      <w:sdtContent>
        <w:customXmlDelRangeEnd w:id="108"/>
        <w:p w14:paraId="5A4127BA" w14:textId="6FDE9353" w:rsidR="00787435" w:rsidRPr="00A95D1A" w:rsidDel="00D53410" w:rsidRDefault="00787435" w:rsidP="00A95D1A">
          <w:pPr>
            <w:pStyle w:val="AbstractSingleLine"/>
            <w:rPr>
              <w:del w:id="109" w:author="adachi kento" w:date="2018-12-13T20:17:00Z"/>
            </w:rPr>
          </w:pPr>
          <w:del w:id="110" w:author="adachi kento" w:date="2018-12-13T20:17:00Z">
            <w:r w:rsidRPr="00A95D1A" w:rsidDel="00D53410">
              <w:delText>The purpose of this study is to investigate the application of genetic algorithm (GA) in modelling linear and non-linear dynamic systems and develop an alternative model structure selection algorithm based on GA. Orthogonal least square (OLS), a gradient descent method was used as the benchmark for the proposed algorithm. A model structure selection based on modified genetic algorithm (MGA) has been proposed in this study to reduce problems of premature convergence in simple GA (SGA). The effect of different combinations of MGA operators on the performance of the developed model was studied and the effectiveness and shortcomings of MGA were highlighted. Results were compared between SGA, MGA and benchmark OLS method. It was discovered that with similar number of dynamic terms, in most cases, MGA performs better than SGA in terms of exploring potential solution and outperformed the OLS algorithm in terms of selected number of terms and predictive accuracy. In addition, the use of local search with MGA for fine-tuning the algorithm was also proposed and investigated, named as memetic algorithm (MA). Simulation results demonstrated that in most cases, MA is able to produce an adequate and parsimonious model that can satisfy the model validation tests with significant advantages over OLS, SGA and MGA methods. Furthermore, the case studies on identification of multivariable systems based on real experiment t al data from two systems namely a turbo alternator and a continuous stirred tank reactor showed that the proposed algorithm could be used as an alternative to adequately identify adequate and parsimonious models for those systems.</w:delText>
            </w:r>
            <w:r w:rsidR="00C13EDB" w:rsidRPr="00A95D1A" w:rsidDel="00D53410">
              <w:delText xml:space="preserve"> Abstract must be bilingual. For a thesis written in Bahasa Melayu, the abstract must first be written in Bahasa Melayu and followed by the English translation. If the thesis is written in English, the abstract must be written in English and followed by the translation in Bahasa Melayu. The abstract should be brief, written in one paragraph and not exceed one (1) page. An abstract is different from synopsis or summary of a thesis. It should states the field of study, problem definition, methodology adopted, research process, results obtained and conclusion of the research. The abstract can be written using single or one and a half spacing. Example can be seen in Appendix 1 (Bahasa Melayu) and Appendix J (English).</w:delText>
            </w:r>
          </w:del>
        </w:p>
        <w:customXmlDelRangeStart w:id="111" w:author="adachi kento" w:date="2018-12-13T20:17:00Z"/>
      </w:sdtContent>
    </w:sdt>
    <w:customXmlDelRangeEnd w:id="111"/>
    <w:p w14:paraId="109DF918" w14:textId="12FF7979" w:rsidR="001A7A9B" w:rsidRDefault="001A7A9B" w:rsidP="001A7A9B">
      <w:pPr>
        <w:rPr>
          <w:lang w:val="en-US"/>
        </w:rPr>
      </w:pPr>
      <w:del w:id="112" w:author="adachi kento" w:date="2018-12-13T20:17:00Z">
        <w:r w:rsidDel="00D53410">
          <w:rPr>
            <w:lang w:val="en-US"/>
          </w:rPr>
          <w:br w:type="page"/>
        </w:r>
      </w:del>
    </w:p>
    <w:customXmlDelRangeStart w:id="113" w:author="adachi kento" w:date="2018-12-13T23:34:00Z"/>
    <w:bookmarkStart w:id="114" w:name="_Toc532350292" w:displacedByCustomXml="next"/>
    <w:sdt>
      <w:sdtPr>
        <w:rPr>
          <w:rFonts w:ascii="Times New Roman Bold" w:eastAsiaTheme="minorHAnsi" w:hAnsi="Times New Roman Bold" w:cstheme="minorBidi"/>
          <w:spacing w:val="0"/>
          <w:kern w:val="0"/>
          <w:szCs w:val="22"/>
        </w:rPr>
        <w:id w:val="1691716382"/>
      </w:sdtPr>
      <w:sdtEndPr>
        <w:rPr>
          <w:rFonts w:ascii="Times New Roman" w:eastAsiaTheme="minorEastAsia" w:hAnsi="Times New Roman"/>
          <w:b w:val="0"/>
          <w:caps w:val="0"/>
        </w:rPr>
      </w:sdtEndPr>
      <w:sdtContent>
        <w:customXmlDelRangeEnd w:id="113"/>
        <w:bookmarkStart w:id="115" w:name="_Toc532516612" w:displacedByCustomXml="prev"/>
        <w:p w14:paraId="1769BE20" w14:textId="357ADFAC" w:rsidR="00312251" w:rsidRDefault="0051041D" w:rsidP="00404E4B">
          <w:pPr>
            <w:pStyle w:val="TITLEATPREFACE"/>
            <w:spacing w:after="960"/>
          </w:pPr>
          <w:r>
            <w:t>TABLE OF CONTENT</w:t>
          </w:r>
          <w:r w:rsidR="003C1947">
            <w:t>S</w:t>
          </w:r>
          <w:bookmarkEnd w:id="114"/>
          <w:bookmarkEnd w:id="115"/>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36"/>
            <w:gridCol w:w="2737"/>
            <w:gridCol w:w="2737"/>
          </w:tblGrid>
          <w:tr w:rsidR="002E0652" w:rsidRPr="002E0652" w:rsidDel="00583E77" w14:paraId="29E3A864" w14:textId="10348B71" w:rsidTr="002E0652">
            <w:trPr>
              <w:del w:id="116" w:author="adachi kento" w:date="2018-12-13T23:34:00Z"/>
            </w:trPr>
            <w:tc>
              <w:tcPr>
                <w:tcW w:w="2736" w:type="dxa"/>
              </w:tcPr>
              <w:p w14:paraId="4EAF9223" w14:textId="219CD890" w:rsidR="002E0652" w:rsidRPr="002E0652" w:rsidDel="00583E77" w:rsidRDefault="002E0652" w:rsidP="00312251">
                <w:pPr>
                  <w:rPr>
                    <w:del w:id="117" w:author="adachi kento" w:date="2018-12-13T23:34:00Z"/>
                    <w:b/>
                  </w:rPr>
                </w:pPr>
              </w:p>
            </w:tc>
            <w:tc>
              <w:tcPr>
                <w:tcW w:w="2737" w:type="dxa"/>
              </w:tcPr>
              <w:p w14:paraId="4086319D" w14:textId="67B7982B" w:rsidR="002E0652" w:rsidRPr="002E0652" w:rsidDel="00583E77" w:rsidRDefault="002E0652" w:rsidP="00674DA0">
                <w:pPr>
                  <w:pStyle w:val="TitleTOC"/>
                  <w:rPr>
                    <w:del w:id="118" w:author="adachi kento" w:date="2018-12-13T23:34:00Z"/>
                  </w:rPr>
                </w:pPr>
                <w:del w:id="119" w:author="adachi kento" w:date="2018-12-13T23:34:00Z">
                  <w:r w:rsidRPr="002E0652" w:rsidDel="00583E77">
                    <w:delText>TITLE</w:delText>
                  </w:r>
                </w:del>
              </w:p>
            </w:tc>
            <w:tc>
              <w:tcPr>
                <w:tcW w:w="2737" w:type="dxa"/>
              </w:tcPr>
              <w:p w14:paraId="772A3943" w14:textId="46965480" w:rsidR="002E0652" w:rsidRPr="002E0652" w:rsidDel="00583E77" w:rsidRDefault="002E0652" w:rsidP="00674DA0">
                <w:pPr>
                  <w:pStyle w:val="TitleTOC2"/>
                  <w:rPr>
                    <w:del w:id="120" w:author="adachi kento" w:date="2018-12-13T23:34:00Z"/>
                  </w:rPr>
                </w:pPr>
                <w:del w:id="121" w:author="adachi kento" w:date="2018-12-13T23:34:00Z">
                  <w:r w:rsidRPr="002E0652" w:rsidDel="00583E77">
                    <w:delText>PAGE</w:delText>
                  </w:r>
                </w:del>
              </w:p>
            </w:tc>
          </w:tr>
        </w:tbl>
        <w:customXmlDelRangeStart w:id="122" w:author="adachi kento" w:date="2018-12-13T23:34:00Z"/>
      </w:sdtContent>
    </w:sdt>
    <w:customXmlDelRangeEnd w:id="122"/>
    <w:customXmlInsRangeStart w:id="123" w:author="adachi kento" w:date="2018-12-13T17:53:00Z"/>
    <w:sdt>
      <w:sdtPr>
        <w:rPr>
          <w:rFonts w:ascii="Times New Roman" w:eastAsiaTheme="minorEastAsia" w:hAnsi="Times New Roman" w:cstheme="minorBidi"/>
          <w:b w:val="0"/>
          <w:bCs w:val="0"/>
          <w:color w:val="auto"/>
          <w:sz w:val="24"/>
          <w:szCs w:val="22"/>
          <w:lang w:val="ja" w:eastAsia="en-US"/>
        </w:rPr>
        <w:id w:val="-820810536"/>
        <w:docPartObj>
          <w:docPartGallery w:val="Table of Contents"/>
          <w:docPartUnique/>
        </w:docPartObj>
      </w:sdtPr>
      <w:sdtEndPr>
        <w:rPr>
          <w:noProof/>
          <w:lang w:val="en-MY"/>
        </w:rPr>
      </w:sdtEndPr>
      <w:sdtContent>
        <w:customXmlInsRangeEnd w:id="123"/>
        <w:p w14:paraId="123D217C" w14:textId="1AEFDE60" w:rsidR="00B76FDE" w:rsidRPr="00583E77" w:rsidRDefault="00B76FDE">
          <w:pPr>
            <w:pStyle w:val="afb"/>
            <w:rPr>
              <w:ins w:id="124" w:author="adachi kento" w:date="2018-12-13T17:53:00Z"/>
            </w:rPr>
          </w:pPr>
        </w:p>
        <w:p w14:paraId="27ACC6AB" w14:textId="44288982" w:rsidR="00006754" w:rsidRDefault="00B76FDE" w:rsidP="00006754">
          <w:pPr>
            <w:pStyle w:val="11"/>
            <w:rPr>
              <w:ins w:id="125" w:author="adachi kento" w:date="2018-12-14T02:08:00Z"/>
              <w:noProof/>
              <w:kern w:val="2"/>
              <w:sz w:val="21"/>
              <w:szCs w:val="24"/>
              <w:lang w:val="en-US" w:eastAsia="ja-JP"/>
            </w:rPr>
          </w:pPr>
          <w:ins w:id="126" w:author="adachi kento" w:date="2018-12-13T17:53:00Z">
            <w:r>
              <w:fldChar w:fldCharType="begin"/>
            </w:r>
            <w:r>
              <w:instrText>TOC \o "1-3" \h \z \u</w:instrText>
            </w:r>
            <w:r>
              <w:fldChar w:fldCharType="separate"/>
            </w:r>
          </w:ins>
          <w:ins w:id="127" w:author="adachi kento" w:date="2018-12-14T02:08:00Z">
            <w:r w:rsidR="00006754" w:rsidRPr="00B23FCE">
              <w:rPr>
                <w:rStyle w:val="a4"/>
                <w:noProof/>
              </w:rPr>
              <w:fldChar w:fldCharType="begin"/>
            </w:r>
            <w:r w:rsidR="00006754" w:rsidRPr="00B23FCE">
              <w:rPr>
                <w:rStyle w:val="a4"/>
                <w:noProof/>
              </w:rPr>
              <w:instrText xml:space="preserve"> </w:instrText>
            </w:r>
            <w:r w:rsidR="00006754">
              <w:rPr>
                <w:noProof/>
              </w:rPr>
              <w:instrText>HYPERLINK \l "_Toc532516612"</w:instrText>
            </w:r>
            <w:r w:rsidR="00006754" w:rsidRPr="00B23FCE">
              <w:rPr>
                <w:rStyle w:val="a4"/>
                <w:noProof/>
              </w:rPr>
              <w:instrText xml:space="preserve"> </w:instrText>
            </w:r>
            <w:r w:rsidR="00006754" w:rsidRPr="00B23FCE">
              <w:rPr>
                <w:rStyle w:val="a4"/>
                <w:noProof/>
              </w:rPr>
              <w:fldChar w:fldCharType="separate"/>
            </w:r>
            <w:r w:rsidR="00006754" w:rsidRPr="00B23FCE">
              <w:rPr>
                <w:rStyle w:val="a4"/>
                <w:noProof/>
              </w:rPr>
              <w:t>TABLE OF CONTENTS</w:t>
            </w:r>
            <w:r w:rsidR="00006754">
              <w:rPr>
                <w:noProof/>
                <w:webHidden/>
              </w:rPr>
              <w:tab/>
            </w:r>
            <w:r w:rsidR="00006754">
              <w:rPr>
                <w:noProof/>
                <w:webHidden/>
              </w:rPr>
              <w:fldChar w:fldCharType="begin"/>
            </w:r>
            <w:r w:rsidR="00006754">
              <w:rPr>
                <w:noProof/>
                <w:webHidden/>
              </w:rPr>
              <w:instrText xml:space="preserve"> PAGEREF _Toc532516612 \h </w:instrText>
            </w:r>
          </w:ins>
          <w:r w:rsidR="00006754">
            <w:rPr>
              <w:noProof/>
              <w:webHidden/>
            </w:rPr>
          </w:r>
          <w:r w:rsidR="00006754">
            <w:rPr>
              <w:noProof/>
              <w:webHidden/>
            </w:rPr>
            <w:fldChar w:fldCharType="separate"/>
          </w:r>
          <w:ins w:id="128" w:author="adachi kento" w:date="2018-12-14T02:08:00Z">
            <w:r w:rsidR="00006754">
              <w:rPr>
                <w:noProof/>
                <w:webHidden/>
              </w:rPr>
              <w:t>2</w:t>
            </w:r>
            <w:r w:rsidR="00006754">
              <w:rPr>
                <w:noProof/>
                <w:webHidden/>
              </w:rPr>
              <w:fldChar w:fldCharType="end"/>
            </w:r>
            <w:r w:rsidR="00006754" w:rsidRPr="00B23FCE">
              <w:rPr>
                <w:rStyle w:val="a4"/>
                <w:noProof/>
              </w:rPr>
              <w:fldChar w:fldCharType="end"/>
            </w:r>
          </w:ins>
        </w:p>
        <w:p w14:paraId="2A4E4951" w14:textId="3DCD2C98" w:rsidR="00006754" w:rsidRDefault="00006754" w:rsidP="00006754">
          <w:pPr>
            <w:pStyle w:val="11"/>
            <w:rPr>
              <w:ins w:id="129" w:author="adachi kento" w:date="2018-12-14T02:08:00Z"/>
              <w:noProof/>
              <w:kern w:val="2"/>
              <w:sz w:val="21"/>
              <w:szCs w:val="24"/>
              <w:lang w:val="en-US" w:eastAsia="ja-JP"/>
            </w:rPr>
          </w:pPr>
          <w:ins w:id="130" w:author="adachi kento" w:date="2018-12-14T02:08:00Z">
            <w:r w:rsidRPr="00B23FCE">
              <w:rPr>
                <w:rStyle w:val="a4"/>
                <w:noProof/>
              </w:rPr>
              <w:fldChar w:fldCharType="begin"/>
            </w:r>
            <w:r w:rsidRPr="00B23FCE">
              <w:rPr>
                <w:rStyle w:val="a4"/>
                <w:noProof/>
              </w:rPr>
              <w:instrText xml:space="preserve"> </w:instrText>
            </w:r>
            <w:r>
              <w:rPr>
                <w:noProof/>
              </w:rPr>
              <w:instrText>HYPERLINK \l "_Toc532516613"</w:instrText>
            </w:r>
            <w:r w:rsidRPr="00B23FCE">
              <w:rPr>
                <w:rStyle w:val="a4"/>
                <w:noProof/>
              </w:rPr>
              <w:instrText xml:space="preserve"> </w:instrText>
            </w:r>
            <w:r w:rsidRPr="00B23FCE">
              <w:rPr>
                <w:rStyle w:val="a4"/>
                <w:noProof/>
              </w:rPr>
              <w:fldChar w:fldCharType="separate"/>
            </w:r>
            <w:r w:rsidRPr="00B23FCE">
              <w:rPr>
                <w:rStyle w:val="a4"/>
                <w:noProof/>
              </w:rPr>
              <w:t>LIST OF TABLES</w:t>
            </w:r>
            <w:r>
              <w:rPr>
                <w:noProof/>
                <w:webHidden/>
              </w:rPr>
              <w:tab/>
            </w:r>
            <w:r>
              <w:rPr>
                <w:noProof/>
                <w:webHidden/>
              </w:rPr>
              <w:fldChar w:fldCharType="begin"/>
            </w:r>
            <w:r>
              <w:rPr>
                <w:noProof/>
                <w:webHidden/>
              </w:rPr>
              <w:instrText xml:space="preserve"> PAGEREF _Toc532516613 \h </w:instrText>
            </w:r>
          </w:ins>
          <w:r>
            <w:rPr>
              <w:noProof/>
              <w:webHidden/>
            </w:rPr>
          </w:r>
          <w:r>
            <w:rPr>
              <w:noProof/>
              <w:webHidden/>
            </w:rPr>
            <w:fldChar w:fldCharType="separate"/>
          </w:r>
          <w:ins w:id="131" w:author="adachi kento" w:date="2018-12-14T02:08:00Z">
            <w:r>
              <w:rPr>
                <w:noProof/>
                <w:webHidden/>
              </w:rPr>
              <w:t>4</w:t>
            </w:r>
            <w:r>
              <w:rPr>
                <w:noProof/>
                <w:webHidden/>
              </w:rPr>
              <w:fldChar w:fldCharType="end"/>
            </w:r>
            <w:r w:rsidRPr="00B23FCE">
              <w:rPr>
                <w:rStyle w:val="a4"/>
                <w:noProof/>
              </w:rPr>
              <w:fldChar w:fldCharType="end"/>
            </w:r>
          </w:ins>
        </w:p>
        <w:p w14:paraId="185F6EF0" w14:textId="6B97F051" w:rsidR="00006754" w:rsidRDefault="00006754" w:rsidP="00006754">
          <w:pPr>
            <w:pStyle w:val="11"/>
            <w:rPr>
              <w:ins w:id="132" w:author="adachi kento" w:date="2018-12-14T02:08:00Z"/>
              <w:noProof/>
              <w:kern w:val="2"/>
              <w:sz w:val="21"/>
              <w:szCs w:val="24"/>
              <w:lang w:val="en-US" w:eastAsia="ja-JP"/>
            </w:rPr>
          </w:pPr>
          <w:ins w:id="133" w:author="adachi kento" w:date="2018-12-14T02:08:00Z">
            <w:r w:rsidRPr="00B23FCE">
              <w:rPr>
                <w:rStyle w:val="a4"/>
                <w:noProof/>
              </w:rPr>
              <w:fldChar w:fldCharType="begin"/>
            </w:r>
            <w:r w:rsidRPr="00B23FCE">
              <w:rPr>
                <w:rStyle w:val="a4"/>
                <w:noProof/>
              </w:rPr>
              <w:instrText xml:space="preserve"> </w:instrText>
            </w:r>
            <w:r>
              <w:rPr>
                <w:noProof/>
              </w:rPr>
              <w:instrText>HYPERLINK \l "_Toc532516614"</w:instrText>
            </w:r>
            <w:r w:rsidRPr="00B23FCE">
              <w:rPr>
                <w:rStyle w:val="a4"/>
                <w:noProof/>
              </w:rPr>
              <w:instrText xml:space="preserve"> </w:instrText>
            </w:r>
            <w:r w:rsidRPr="00B23FCE">
              <w:rPr>
                <w:rStyle w:val="a4"/>
                <w:noProof/>
              </w:rPr>
              <w:fldChar w:fldCharType="separate"/>
            </w:r>
            <w:r w:rsidRPr="00B23FCE">
              <w:rPr>
                <w:rStyle w:val="a4"/>
                <w:noProof/>
              </w:rPr>
              <w:t>LIST OF FIGURES</w:t>
            </w:r>
            <w:r>
              <w:rPr>
                <w:noProof/>
                <w:webHidden/>
              </w:rPr>
              <w:tab/>
            </w:r>
            <w:r>
              <w:rPr>
                <w:noProof/>
                <w:webHidden/>
              </w:rPr>
              <w:fldChar w:fldCharType="begin"/>
            </w:r>
            <w:r>
              <w:rPr>
                <w:noProof/>
                <w:webHidden/>
              </w:rPr>
              <w:instrText xml:space="preserve"> PAGEREF _Toc532516614 \h </w:instrText>
            </w:r>
          </w:ins>
          <w:r>
            <w:rPr>
              <w:noProof/>
              <w:webHidden/>
            </w:rPr>
          </w:r>
          <w:r>
            <w:rPr>
              <w:noProof/>
              <w:webHidden/>
            </w:rPr>
            <w:fldChar w:fldCharType="separate"/>
          </w:r>
          <w:ins w:id="134" w:author="adachi kento" w:date="2018-12-14T02:08:00Z">
            <w:r>
              <w:rPr>
                <w:noProof/>
                <w:webHidden/>
              </w:rPr>
              <w:t>5</w:t>
            </w:r>
            <w:r>
              <w:rPr>
                <w:noProof/>
                <w:webHidden/>
              </w:rPr>
              <w:fldChar w:fldCharType="end"/>
            </w:r>
            <w:r w:rsidRPr="00B23FCE">
              <w:rPr>
                <w:rStyle w:val="a4"/>
                <w:noProof/>
              </w:rPr>
              <w:fldChar w:fldCharType="end"/>
            </w:r>
          </w:ins>
        </w:p>
        <w:p w14:paraId="202F9DBE" w14:textId="26A77304" w:rsidR="00006754" w:rsidRDefault="00006754" w:rsidP="00006754">
          <w:pPr>
            <w:pStyle w:val="11"/>
            <w:rPr>
              <w:ins w:id="135" w:author="adachi kento" w:date="2018-12-14T02:08:00Z"/>
              <w:noProof/>
              <w:kern w:val="2"/>
              <w:sz w:val="21"/>
              <w:szCs w:val="24"/>
              <w:lang w:val="en-US" w:eastAsia="ja-JP"/>
            </w:rPr>
          </w:pPr>
          <w:ins w:id="136" w:author="adachi kento" w:date="2018-12-14T02:08:00Z">
            <w:r w:rsidRPr="00B23FCE">
              <w:rPr>
                <w:rStyle w:val="a4"/>
                <w:noProof/>
              </w:rPr>
              <w:fldChar w:fldCharType="begin"/>
            </w:r>
            <w:r w:rsidRPr="00B23FCE">
              <w:rPr>
                <w:rStyle w:val="a4"/>
                <w:noProof/>
              </w:rPr>
              <w:instrText xml:space="preserve"> </w:instrText>
            </w:r>
            <w:r>
              <w:rPr>
                <w:noProof/>
              </w:rPr>
              <w:instrText>HYPERLINK \l "_Toc532516817"</w:instrText>
            </w:r>
            <w:r w:rsidRPr="00B23FCE">
              <w:rPr>
                <w:rStyle w:val="a4"/>
                <w:noProof/>
              </w:rPr>
              <w:instrText xml:space="preserve"> </w:instrText>
            </w:r>
            <w:r w:rsidRPr="00B23FCE">
              <w:rPr>
                <w:rStyle w:val="a4"/>
                <w:noProof/>
              </w:rPr>
              <w:fldChar w:fldCharType="separate"/>
            </w:r>
            <w:r w:rsidRPr="00B23FCE">
              <w:rPr>
                <w:rStyle w:val="a4"/>
                <w:noProof/>
              </w:rPr>
              <w:t>CHAPTER 1</w:t>
            </w:r>
            <w:r>
              <w:rPr>
                <w:noProof/>
                <w:kern w:val="2"/>
                <w:sz w:val="21"/>
                <w:szCs w:val="24"/>
                <w:lang w:val="en-US" w:eastAsia="ja-JP"/>
              </w:rPr>
              <w:tab/>
            </w:r>
            <w:r w:rsidRPr="00B23FCE">
              <w:rPr>
                <w:rStyle w:val="a4"/>
                <w:noProof/>
              </w:rPr>
              <w:t>INTRODUCTION</w:t>
            </w:r>
            <w:r>
              <w:rPr>
                <w:noProof/>
                <w:webHidden/>
              </w:rPr>
              <w:tab/>
            </w:r>
            <w:r>
              <w:rPr>
                <w:noProof/>
                <w:webHidden/>
              </w:rPr>
              <w:fldChar w:fldCharType="begin"/>
            </w:r>
            <w:r>
              <w:rPr>
                <w:noProof/>
                <w:webHidden/>
              </w:rPr>
              <w:instrText xml:space="preserve"> PAGEREF _Toc532516817 \h </w:instrText>
            </w:r>
          </w:ins>
          <w:r>
            <w:rPr>
              <w:noProof/>
              <w:webHidden/>
            </w:rPr>
          </w:r>
          <w:r>
            <w:rPr>
              <w:noProof/>
              <w:webHidden/>
            </w:rPr>
            <w:fldChar w:fldCharType="separate"/>
          </w:r>
          <w:ins w:id="137" w:author="adachi kento" w:date="2018-12-14T02:08:00Z">
            <w:r>
              <w:rPr>
                <w:noProof/>
                <w:webHidden/>
              </w:rPr>
              <w:t>6</w:t>
            </w:r>
            <w:r>
              <w:rPr>
                <w:noProof/>
                <w:webHidden/>
              </w:rPr>
              <w:fldChar w:fldCharType="end"/>
            </w:r>
            <w:r w:rsidRPr="00B23FCE">
              <w:rPr>
                <w:rStyle w:val="a4"/>
                <w:noProof/>
              </w:rPr>
              <w:fldChar w:fldCharType="end"/>
            </w:r>
          </w:ins>
        </w:p>
        <w:p w14:paraId="5DC35079" w14:textId="34456EF4" w:rsidR="00006754" w:rsidRDefault="00006754">
          <w:pPr>
            <w:pStyle w:val="21"/>
            <w:rPr>
              <w:ins w:id="138" w:author="adachi kento" w:date="2018-12-14T02:08:00Z"/>
              <w:smallCaps w:val="0"/>
              <w:noProof/>
              <w:kern w:val="2"/>
              <w:sz w:val="21"/>
              <w:szCs w:val="24"/>
              <w:lang w:val="en-US" w:eastAsia="ja-JP"/>
            </w:rPr>
          </w:pPr>
          <w:ins w:id="139" w:author="adachi kento" w:date="2018-12-14T02:08:00Z">
            <w:r w:rsidRPr="00B23FCE">
              <w:rPr>
                <w:rStyle w:val="a4"/>
                <w:noProof/>
              </w:rPr>
              <w:fldChar w:fldCharType="begin"/>
            </w:r>
            <w:r w:rsidRPr="00B23FCE">
              <w:rPr>
                <w:rStyle w:val="a4"/>
                <w:noProof/>
              </w:rPr>
              <w:instrText xml:space="preserve"> </w:instrText>
            </w:r>
            <w:r>
              <w:rPr>
                <w:noProof/>
              </w:rPr>
              <w:instrText>HYPERLINK \l "_Toc532516818"</w:instrText>
            </w:r>
            <w:r w:rsidRPr="00B23FCE">
              <w:rPr>
                <w:rStyle w:val="a4"/>
                <w:noProof/>
              </w:rPr>
              <w:instrText xml:space="preserve"> </w:instrText>
            </w:r>
            <w:r w:rsidRPr="00B23FCE">
              <w:rPr>
                <w:rStyle w:val="a4"/>
                <w:noProof/>
              </w:rPr>
              <w:fldChar w:fldCharType="separate"/>
            </w:r>
            <w:r w:rsidRPr="00B23FCE">
              <w:rPr>
                <w:rStyle w:val="a4"/>
                <w:noProof/>
              </w:rPr>
              <w:t>1.1</w:t>
            </w:r>
            <w:r>
              <w:rPr>
                <w:smallCaps w:val="0"/>
                <w:noProof/>
                <w:kern w:val="2"/>
                <w:sz w:val="21"/>
                <w:szCs w:val="24"/>
                <w:lang w:val="en-US" w:eastAsia="ja-JP"/>
              </w:rPr>
              <w:tab/>
            </w:r>
            <w:r w:rsidRPr="00B23FCE">
              <w:rPr>
                <w:rStyle w:val="a4"/>
                <w:noProof/>
              </w:rPr>
              <w:t>Problem Background</w:t>
            </w:r>
            <w:r>
              <w:rPr>
                <w:noProof/>
                <w:webHidden/>
              </w:rPr>
              <w:tab/>
            </w:r>
            <w:r>
              <w:rPr>
                <w:noProof/>
                <w:webHidden/>
              </w:rPr>
              <w:fldChar w:fldCharType="begin"/>
            </w:r>
            <w:r>
              <w:rPr>
                <w:noProof/>
                <w:webHidden/>
              </w:rPr>
              <w:instrText xml:space="preserve"> PAGEREF _Toc532516818 \h </w:instrText>
            </w:r>
          </w:ins>
          <w:r>
            <w:rPr>
              <w:noProof/>
              <w:webHidden/>
            </w:rPr>
          </w:r>
          <w:r>
            <w:rPr>
              <w:noProof/>
              <w:webHidden/>
            </w:rPr>
            <w:fldChar w:fldCharType="separate"/>
          </w:r>
          <w:ins w:id="140" w:author="adachi kento" w:date="2018-12-14T02:08:00Z">
            <w:r>
              <w:rPr>
                <w:noProof/>
                <w:webHidden/>
              </w:rPr>
              <w:t>6</w:t>
            </w:r>
            <w:r>
              <w:rPr>
                <w:noProof/>
                <w:webHidden/>
              </w:rPr>
              <w:fldChar w:fldCharType="end"/>
            </w:r>
            <w:r w:rsidRPr="00B23FCE">
              <w:rPr>
                <w:rStyle w:val="a4"/>
                <w:noProof/>
              </w:rPr>
              <w:fldChar w:fldCharType="end"/>
            </w:r>
          </w:ins>
        </w:p>
        <w:p w14:paraId="28F3129E" w14:textId="72B1014A" w:rsidR="00006754" w:rsidRDefault="00006754">
          <w:pPr>
            <w:pStyle w:val="21"/>
            <w:rPr>
              <w:ins w:id="141" w:author="adachi kento" w:date="2018-12-14T02:08:00Z"/>
              <w:smallCaps w:val="0"/>
              <w:noProof/>
              <w:kern w:val="2"/>
              <w:sz w:val="21"/>
              <w:szCs w:val="24"/>
              <w:lang w:val="en-US" w:eastAsia="ja-JP"/>
            </w:rPr>
          </w:pPr>
          <w:ins w:id="142" w:author="adachi kento" w:date="2018-12-14T02:08:00Z">
            <w:r w:rsidRPr="00B23FCE">
              <w:rPr>
                <w:rStyle w:val="a4"/>
                <w:noProof/>
              </w:rPr>
              <w:fldChar w:fldCharType="begin"/>
            </w:r>
            <w:r w:rsidRPr="00B23FCE">
              <w:rPr>
                <w:rStyle w:val="a4"/>
                <w:noProof/>
              </w:rPr>
              <w:instrText xml:space="preserve"> </w:instrText>
            </w:r>
            <w:r>
              <w:rPr>
                <w:noProof/>
              </w:rPr>
              <w:instrText>HYPERLINK \l "_Toc532516819"</w:instrText>
            </w:r>
            <w:r w:rsidRPr="00B23FCE">
              <w:rPr>
                <w:rStyle w:val="a4"/>
                <w:noProof/>
              </w:rPr>
              <w:instrText xml:space="preserve"> </w:instrText>
            </w:r>
            <w:r w:rsidRPr="00B23FCE">
              <w:rPr>
                <w:rStyle w:val="a4"/>
                <w:noProof/>
              </w:rPr>
              <w:fldChar w:fldCharType="separate"/>
            </w:r>
            <w:r w:rsidRPr="00B23FCE">
              <w:rPr>
                <w:rStyle w:val="a4"/>
                <w:noProof/>
              </w:rPr>
              <w:t>1.2</w:t>
            </w:r>
            <w:r>
              <w:rPr>
                <w:smallCaps w:val="0"/>
                <w:noProof/>
                <w:kern w:val="2"/>
                <w:sz w:val="21"/>
                <w:szCs w:val="24"/>
                <w:lang w:val="en-US" w:eastAsia="ja-JP"/>
              </w:rPr>
              <w:tab/>
            </w:r>
            <w:r w:rsidRPr="00B23FCE">
              <w:rPr>
                <w:rStyle w:val="a4"/>
                <w:noProof/>
              </w:rPr>
              <w:t>Problem Statement</w:t>
            </w:r>
            <w:r>
              <w:rPr>
                <w:noProof/>
                <w:webHidden/>
              </w:rPr>
              <w:tab/>
            </w:r>
            <w:r>
              <w:rPr>
                <w:noProof/>
                <w:webHidden/>
              </w:rPr>
              <w:fldChar w:fldCharType="begin"/>
            </w:r>
            <w:r>
              <w:rPr>
                <w:noProof/>
                <w:webHidden/>
              </w:rPr>
              <w:instrText xml:space="preserve"> PAGEREF _Toc532516819 \h </w:instrText>
            </w:r>
          </w:ins>
          <w:r>
            <w:rPr>
              <w:noProof/>
              <w:webHidden/>
            </w:rPr>
          </w:r>
          <w:r>
            <w:rPr>
              <w:noProof/>
              <w:webHidden/>
            </w:rPr>
            <w:fldChar w:fldCharType="separate"/>
          </w:r>
          <w:ins w:id="143" w:author="adachi kento" w:date="2018-12-14T02:08:00Z">
            <w:r>
              <w:rPr>
                <w:noProof/>
                <w:webHidden/>
              </w:rPr>
              <w:t>7</w:t>
            </w:r>
            <w:r>
              <w:rPr>
                <w:noProof/>
                <w:webHidden/>
              </w:rPr>
              <w:fldChar w:fldCharType="end"/>
            </w:r>
            <w:r w:rsidRPr="00B23FCE">
              <w:rPr>
                <w:rStyle w:val="a4"/>
                <w:noProof/>
              </w:rPr>
              <w:fldChar w:fldCharType="end"/>
            </w:r>
          </w:ins>
        </w:p>
        <w:p w14:paraId="101DF704" w14:textId="34B23743" w:rsidR="00006754" w:rsidRDefault="00006754">
          <w:pPr>
            <w:pStyle w:val="21"/>
            <w:rPr>
              <w:ins w:id="144" w:author="adachi kento" w:date="2018-12-14T02:08:00Z"/>
              <w:smallCaps w:val="0"/>
              <w:noProof/>
              <w:kern w:val="2"/>
              <w:sz w:val="21"/>
              <w:szCs w:val="24"/>
              <w:lang w:val="en-US" w:eastAsia="ja-JP"/>
            </w:rPr>
          </w:pPr>
          <w:ins w:id="145" w:author="adachi kento" w:date="2018-12-14T02:08:00Z">
            <w:r w:rsidRPr="00B23FCE">
              <w:rPr>
                <w:rStyle w:val="a4"/>
                <w:noProof/>
              </w:rPr>
              <w:fldChar w:fldCharType="begin"/>
            </w:r>
            <w:r w:rsidRPr="00B23FCE">
              <w:rPr>
                <w:rStyle w:val="a4"/>
                <w:noProof/>
              </w:rPr>
              <w:instrText xml:space="preserve"> </w:instrText>
            </w:r>
            <w:r>
              <w:rPr>
                <w:noProof/>
              </w:rPr>
              <w:instrText>HYPERLINK \l "_Toc532516820"</w:instrText>
            </w:r>
            <w:r w:rsidRPr="00B23FCE">
              <w:rPr>
                <w:rStyle w:val="a4"/>
                <w:noProof/>
              </w:rPr>
              <w:instrText xml:space="preserve"> </w:instrText>
            </w:r>
            <w:r w:rsidRPr="00B23FCE">
              <w:rPr>
                <w:rStyle w:val="a4"/>
                <w:noProof/>
              </w:rPr>
              <w:fldChar w:fldCharType="separate"/>
            </w:r>
            <w:r w:rsidRPr="00B23FCE">
              <w:rPr>
                <w:rStyle w:val="a4"/>
                <w:noProof/>
              </w:rPr>
              <w:t>1.3</w:t>
            </w:r>
            <w:r>
              <w:rPr>
                <w:smallCaps w:val="0"/>
                <w:noProof/>
                <w:kern w:val="2"/>
                <w:sz w:val="21"/>
                <w:szCs w:val="24"/>
                <w:lang w:val="en-US" w:eastAsia="ja-JP"/>
              </w:rPr>
              <w:tab/>
            </w:r>
            <w:r w:rsidRPr="00B23FCE">
              <w:rPr>
                <w:rStyle w:val="a4"/>
                <w:noProof/>
              </w:rPr>
              <w:t>Research Objectives</w:t>
            </w:r>
            <w:r>
              <w:rPr>
                <w:noProof/>
                <w:webHidden/>
              </w:rPr>
              <w:tab/>
            </w:r>
            <w:r>
              <w:rPr>
                <w:noProof/>
                <w:webHidden/>
              </w:rPr>
              <w:fldChar w:fldCharType="begin"/>
            </w:r>
            <w:r>
              <w:rPr>
                <w:noProof/>
                <w:webHidden/>
              </w:rPr>
              <w:instrText xml:space="preserve"> PAGEREF _Toc532516820 \h </w:instrText>
            </w:r>
          </w:ins>
          <w:r>
            <w:rPr>
              <w:noProof/>
              <w:webHidden/>
            </w:rPr>
          </w:r>
          <w:r>
            <w:rPr>
              <w:noProof/>
              <w:webHidden/>
            </w:rPr>
            <w:fldChar w:fldCharType="separate"/>
          </w:r>
          <w:ins w:id="146" w:author="adachi kento" w:date="2018-12-14T02:08:00Z">
            <w:r>
              <w:rPr>
                <w:noProof/>
                <w:webHidden/>
              </w:rPr>
              <w:t>7</w:t>
            </w:r>
            <w:r>
              <w:rPr>
                <w:noProof/>
                <w:webHidden/>
              </w:rPr>
              <w:fldChar w:fldCharType="end"/>
            </w:r>
            <w:r w:rsidRPr="00B23FCE">
              <w:rPr>
                <w:rStyle w:val="a4"/>
                <w:noProof/>
              </w:rPr>
              <w:fldChar w:fldCharType="end"/>
            </w:r>
          </w:ins>
        </w:p>
        <w:p w14:paraId="689A1018" w14:textId="37CEE11B" w:rsidR="00006754" w:rsidRDefault="00006754">
          <w:pPr>
            <w:pStyle w:val="21"/>
            <w:rPr>
              <w:ins w:id="147" w:author="adachi kento" w:date="2018-12-14T02:08:00Z"/>
              <w:smallCaps w:val="0"/>
              <w:noProof/>
              <w:kern w:val="2"/>
              <w:sz w:val="21"/>
              <w:szCs w:val="24"/>
              <w:lang w:val="en-US" w:eastAsia="ja-JP"/>
            </w:rPr>
          </w:pPr>
          <w:ins w:id="148" w:author="adachi kento" w:date="2018-12-14T02:08:00Z">
            <w:r w:rsidRPr="00B23FCE">
              <w:rPr>
                <w:rStyle w:val="a4"/>
                <w:noProof/>
              </w:rPr>
              <w:fldChar w:fldCharType="begin"/>
            </w:r>
            <w:r w:rsidRPr="00B23FCE">
              <w:rPr>
                <w:rStyle w:val="a4"/>
                <w:noProof/>
              </w:rPr>
              <w:instrText xml:space="preserve"> </w:instrText>
            </w:r>
            <w:r>
              <w:rPr>
                <w:noProof/>
              </w:rPr>
              <w:instrText>HYPERLINK \l "_Toc532516821"</w:instrText>
            </w:r>
            <w:r w:rsidRPr="00B23FCE">
              <w:rPr>
                <w:rStyle w:val="a4"/>
                <w:noProof/>
              </w:rPr>
              <w:instrText xml:space="preserve"> </w:instrText>
            </w:r>
            <w:r w:rsidRPr="00B23FCE">
              <w:rPr>
                <w:rStyle w:val="a4"/>
                <w:noProof/>
              </w:rPr>
              <w:fldChar w:fldCharType="separate"/>
            </w:r>
            <w:r w:rsidRPr="00B23FCE">
              <w:rPr>
                <w:rStyle w:val="a4"/>
                <w:noProof/>
              </w:rPr>
              <w:t>1.4</w:t>
            </w:r>
            <w:r>
              <w:rPr>
                <w:smallCaps w:val="0"/>
                <w:noProof/>
                <w:kern w:val="2"/>
                <w:sz w:val="21"/>
                <w:szCs w:val="24"/>
                <w:lang w:val="en-US" w:eastAsia="ja-JP"/>
              </w:rPr>
              <w:tab/>
            </w:r>
            <w:r w:rsidRPr="00B23FCE">
              <w:rPr>
                <w:rStyle w:val="a4"/>
                <w:noProof/>
              </w:rPr>
              <w:t>Scope of Study</w:t>
            </w:r>
            <w:r>
              <w:rPr>
                <w:noProof/>
                <w:webHidden/>
              </w:rPr>
              <w:tab/>
            </w:r>
            <w:r>
              <w:rPr>
                <w:noProof/>
                <w:webHidden/>
              </w:rPr>
              <w:fldChar w:fldCharType="begin"/>
            </w:r>
            <w:r>
              <w:rPr>
                <w:noProof/>
                <w:webHidden/>
              </w:rPr>
              <w:instrText xml:space="preserve"> PAGEREF _Toc532516821 \h </w:instrText>
            </w:r>
          </w:ins>
          <w:r>
            <w:rPr>
              <w:noProof/>
              <w:webHidden/>
            </w:rPr>
          </w:r>
          <w:r>
            <w:rPr>
              <w:noProof/>
              <w:webHidden/>
            </w:rPr>
            <w:fldChar w:fldCharType="separate"/>
          </w:r>
          <w:ins w:id="149" w:author="adachi kento" w:date="2018-12-14T02:08:00Z">
            <w:r>
              <w:rPr>
                <w:noProof/>
                <w:webHidden/>
              </w:rPr>
              <w:t>7</w:t>
            </w:r>
            <w:r>
              <w:rPr>
                <w:noProof/>
                <w:webHidden/>
              </w:rPr>
              <w:fldChar w:fldCharType="end"/>
            </w:r>
            <w:r w:rsidRPr="00B23FCE">
              <w:rPr>
                <w:rStyle w:val="a4"/>
                <w:noProof/>
              </w:rPr>
              <w:fldChar w:fldCharType="end"/>
            </w:r>
          </w:ins>
        </w:p>
        <w:p w14:paraId="79685908" w14:textId="44E9B8DA" w:rsidR="00006754" w:rsidRDefault="00006754">
          <w:pPr>
            <w:pStyle w:val="21"/>
            <w:rPr>
              <w:ins w:id="150" w:author="adachi kento" w:date="2018-12-14T02:08:00Z"/>
              <w:smallCaps w:val="0"/>
              <w:noProof/>
              <w:kern w:val="2"/>
              <w:sz w:val="21"/>
              <w:szCs w:val="24"/>
              <w:lang w:val="en-US" w:eastAsia="ja-JP"/>
            </w:rPr>
          </w:pPr>
          <w:ins w:id="151" w:author="adachi kento" w:date="2018-12-14T02:08:00Z">
            <w:r w:rsidRPr="00B23FCE">
              <w:rPr>
                <w:rStyle w:val="a4"/>
                <w:noProof/>
              </w:rPr>
              <w:fldChar w:fldCharType="begin"/>
            </w:r>
            <w:r w:rsidRPr="00B23FCE">
              <w:rPr>
                <w:rStyle w:val="a4"/>
                <w:noProof/>
              </w:rPr>
              <w:instrText xml:space="preserve"> </w:instrText>
            </w:r>
            <w:r>
              <w:rPr>
                <w:noProof/>
              </w:rPr>
              <w:instrText>HYPERLINK \l "_Toc532516822"</w:instrText>
            </w:r>
            <w:r w:rsidRPr="00B23FCE">
              <w:rPr>
                <w:rStyle w:val="a4"/>
                <w:noProof/>
              </w:rPr>
              <w:instrText xml:space="preserve"> </w:instrText>
            </w:r>
            <w:r w:rsidRPr="00B23FCE">
              <w:rPr>
                <w:rStyle w:val="a4"/>
                <w:noProof/>
              </w:rPr>
              <w:fldChar w:fldCharType="separate"/>
            </w:r>
            <w:r w:rsidRPr="00B23FCE">
              <w:rPr>
                <w:rStyle w:val="a4"/>
                <w:noProof/>
                <w:lang w:eastAsia="ja-JP"/>
              </w:rPr>
              <w:t>1.5</w:t>
            </w:r>
            <w:r>
              <w:rPr>
                <w:smallCaps w:val="0"/>
                <w:noProof/>
                <w:kern w:val="2"/>
                <w:sz w:val="21"/>
                <w:szCs w:val="24"/>
                <w:lang w:val="en-US" w:eastAsia="ja-JP"/>
              </w:rPr>
              <w:tab/>
            </w:r>
            <w:r w:rsidRPr="00B23FCE">
              <w:rPr>
                <w:rStyle w:val="a4"/>
                <w:noProof/>
                <w:lang w:eastAsia="ja-JP"/>
              </w:rPr>
              <w:t>Significance of the Study</w:t>
            </w:r>
            <w:r>
              <w:rPr>
                <w:noProof/>
                <w:webHidden/>
              </w:rPr>
              <w:tab/>
            </w:r>
            <w:r>
              <w:rPr>
                <w:noProof/>
                <w:webHidden/>
              </w:rPr>
              <w:fldChar w:fldCharType="begin"/>
            </w:r>
            <w:r>
              <w:rPr>
                <w:noProof/>
                <w:webHidden/>
              </w:rPr>
              <w:instrText xml:space="preserve"> PAGEREF _Toc532516822 \h </w:instrText>
            </w:r>
          </w:ins>
          <w:r>
            <w:rPr>
              <w:noProof/>
              <w:webHidden/>
            </w:rPr>
          </w:r>
          <w:r>
            <w:rPr>
              <w:noProof/>
              <w:webHidden/>
            </w:rPr>
            <w:fldChar w:fldCharType="separate"/>
          </w:r>
          <w:ins w:id="152" w:author="adachi kento" w:date="2018-12-14T02:08:00Z">
            <w:r>
              <w:rPr>
                <w:noProof/>
                <w:webHidden/>
              </w:rPr>
              <w:t>8</w:t>
            </w:r>
            <w:r>
              <w:rPr>
                <w:noProof/>
                <w:webHidden/>
              </w:rPr>
              <w:fldChar w:fldCharType="end"/>
            </w:r>
            <w:r w:rsidRPr="00B23FCE">
              <w:rPr>
                <w:rStyle w:val="a4"/>
                <w:noProof/>
              </w:rPr>
              <w:fldChar w:fldCharType="end"/>
            </w:r>
          </w:ins>
        </w:p>
        <w:p w14:paraId="332C92D3" w14:textId="045E266F" w:rsidR="00006754" w:rsidRDefault="00006754" w:rsidP="00006754">
          <w:pPr>
            <w:pStyle w:val="11"/>
            <w:rPr>
              <w:ins w:id="153" w:author="adachi kento" w:date="2018-12-14T02:08:00Z"/>
              <w:noProof/>
              <w:kern w:val="2"/>
              <w:sz w:val="21"/>
              <w:szCs w:val="24"/>
              <w:lang w:val="en-US" w:eastAsia="ja-JP"/>
            </w:rPr>
          </w:pPr>
          <w:ins w:id="154" w:author="adachi kento" w:date="2018-12-14T02:08:00Z">
            <w:r w:rsidRPr="00B23FCE">
              <w:rPr>
                <w:rStyle w:val="a4"/>
                <w:noProof/>
              </w:rPr>
              <w:fldChar w:fldCharType="begin"/>
            </w:r>
            <w:r w:rsidRPr="00B23FCE">
              <w:rPr>
                <w:rStyle w:val="a4"/>
                <w:noProof/>
              </w:rPr>
              <w:instrText xml:space="preserve"> </w:instrText>
            </w:r>
            <w:r>
              <w:rPr>
                <w:noProof/>
              </w:rPr>
              <w:instrText>HYPERLINK \l "_Toc532516823"</w:instrText>
            </w:r>
            <w:r w:rsidRPr="00B23FCE">
              <w:rPr>
                <w:rStyle w:val="a4"/>
                <w:noProof/>
              </w:rPr>
              <w:instrText xml:space="preserve"> </w:instrText>
            </w:r>
            <w:r w:rsidRPr="00B23FCE">
              <w:rPr>
                <w:rStyle w:val="a4"/>
                <w:noProof/>
              </w:rPr>
              <w:fldChar w:fldCharType="separate"/>
            </w:r>
            <w:r>
              <w:rPr>
                <w:noProof/>
                <w:kern w:val="2"/>
                <w:sz w:val="21"/>
                <w:szCs w:val="24"/>
                <w:lang w:val="en-US" w:eastAsia="ja-JP"/>
              </w:rPr>
              <w:tab/>
            </w:r>
            <w:r w:rsidRPr="00B23FCE">
              <w:rPr>
                <w:rStyle w:val="a4"/>
                <w:noProof/>
              </w:rPr>
              <w:t>LITERATURE REVIEW</w:t>
            </w:r>
            <w:r>
              <w:rPr>
                <w:noProof/>
                <w:webHidden/>
              </w:rPr>
              <w:tab/>
            </w:r>
            <w:r>
              <w:rPr>
                <w:noProof/>
                <w:webHidden/>
              </w:rPr>
              <w:fldChar w:fldCharType="begin"/>
            </w:r>
            <w:r>
              <w:rPr>
                <w:noProof/>
                <w:webHidden/>
              </w:rPr>
              <w:instrText xml:space="preserve"> PAGEREF _Toc532516823 \h </w:instrText>
            </w:r>
          </w:ins>
          <w:r>
            <w:rPr>
              <w:noProof/>
              <w:webHidden/>
            </w:rPr>
          </w:r>
          <w:r>
            <w:rPr>
              <w:noProof/>
              <w:webHidden/>
            </w:rPr>
            <w:fldChar w:fldCharType="separate"/>
          </w:r>
          <w:ins w:id="155" w:author="adachi kento" w:date="2018-12-14T02:08:00Z">
            <w:r>
              <w:rPr>
                <w:noProof/>
                <w:webHidden/>
              </w:rPr>
              <w:t>9</w:t>
            </w:r>
            <w:r>
              <w:rPr>
                <w:noProof/>
                <w:webHidden/>
              </w:rPr>
              <w:fldChar w:fldCharType="end"/>
            </w:r>
            <w:r w:rsidRPr="00B23FCE">
              <w:rPr>
                <w:rStyle w:val="a4"/>
                <w:noProof/>
              </w:rPr>
              <w:fldChar w:fldCharType="end"/>
            </w:r>
          </w:ins>
        </w:p>
        <w:p w14:paraId="50097980" w14:textId="073F0353" w:rsidR="00006754" w:rsidRDefault="00006754" w:rsidP="00006754">
          <w:pPr>
            <w:pStyle w:val="11"/>
            <w:rPr>
              <w:ins w:id="156" w:author="adachi kento" w:date="2018-12-14T02:08:00Z"/>
              <w:noProof/>
              <w:kern w:val="2"/>
              <w:sz w:val="21"/>
              <w:szCs w:val="24"/>
              <w:lang w:val="en-US" w:eastAsia="ja-JP"/>
            </w:rPr>
          </w:pPr>
          <w:ins w:id="157" w:author="adachi kento" w:date="2018-12-14T02:08:00Z">
            <w:r w:rsidRPr="00B23FCE">
              <w:rPr>
                <w:rStyle w:val="a4"/>
                <w:noProof/>
              </w:rPr>
              <w:fldChar w:fldCharType="begin"/>
            </w:r>
            <w:r w:rsidRPr="00B23FCE">
              <w:rPr>
                <w:rStyle w:val="a4"/>
                <w:noProof/>
              </w:rPr>
              <w:instrText xml:space="preserve"> </w:instrText>
            </w:r>
            <w:r>
              <w:rPr>
                <w:noProof/>
              </w:rPr>
              <w:instrText>HYPERLINK \l "_Toc532516824"</w:instrText>
            </w:r>
            <w:r w:rsidRPr="00B23FCE">
              <w:rPr>
                <w:rStyle w:val="a4"/>
                <w:noProof/>
              </w:rPr>
              <w:instrText xml:space="preserve"> </w:instrText>
            </w:r>
            <w:r w:rsidRPr="00B23FCE">
              <w:rPr>
                <w:rStyle w:val="a4"/>
                <w:noProof/>
              </w:rPr>
              <w:fldChar w:fldCharType="separate"/>
            </w:r>
            <w:r w:rsidRPr="00B23FCE">
              <w:rPr>
                <w:rStyle w:val="a4"/>
                <w:noProof/>
              </w:rPr>
              <w:t>CHAPTER 2</w:t>
            </w:r>
            <w:r>
              <w:rPr>
                <w:noProof/>
                <w:webHidden/>
              </w:rPr>
              <w:tab/>
            </w:r>
            <w:r>
              <w:rPr>
                <w:noProof/>
                <w:webHidden/>
              </w:rPr>
              <w:fldChar w:fldCharType="begin"/>
            </w:r>
            <w:r>
              <w:rPr>
                <w:noProof/>
                <w:webHidden/>
              </w:rPr>
              <w:instrText xml:space="preserve"> PAGEREF _Toc532516824 \h </w:instrText>
            </w:r>
          </w:ins>
          <w:r>
            <w:rPr>
              <w:noProof/>
              <w:webHidden/>
            </w:rPr>
          </w:r>
          <w:r>
            <w:rPr>
              <w:noProof/>
              <w:webHidden/>
            </w:rPr>
            <w:fldChar w:fldCharType="separate"/>
          </w:r>
          <w:ins w:id="158" w:author="adachi kento" w:date="2018-12-14T02:08:00Z">
            <w:r>
              <w:rPr>
                <w:noProof/>
                <w:webHidden/>
              </w:rPr>
              <w:t>9</w:t>
            </w:r>
            <w:r>
              <w:rPr>
                <w:noProof/>
                <w:webHidden/>
              </w:rPr>
              <w:fldChar w:fldCharType="end"/>
            </w:r>
            <w:r w:rsidRPr="00B23FCE">
              <w:rPr>
                <w:rStyle w:val="a4"/>
                <w:noProof/>
              </w:rPr>
              <w:fldChar w:fldCharType="end"/>
            </w:r>
          </w:ins>
        </w:p>
        <w:p w14:paraId="1686FCF8" w14:textId="445B91EC" w:rsidR="00006754" w:rsidRDefault="00006754">
          <w:pPr>
            <w:pStyle w:val="21"/>
            <w:rPr>
              <w:ins w:id="159" w:author="adachi kento" w:date="2018-12-14T02:08:00Z"/>
              <w:smallCaps w:val="0"/>
              <w:noProof/>
              <w:kern w:val="2"/>
              <w:sz w:val="21"/>
              <w:szCs w:val="24"/>
              <w:lang w:val="en-US" w:eastAsia="ja-JP"/>
            </w:rPr>
          </w:pPr>
          <w:ins w:id="160" w:author="adachi kento" w:date="2018-12-14T02:08:00Z">
            <w:r w:rsidRPr="00B23FCE">
              <w:rPr>
                <w:rStyle w:val="a4"/>
                <w:noProof/>
              </w:rPr>
              <w:fldChar w:fldCharType="begin"/>
            </w:r>
            <w:r w:rsidRPr="00B23FCE">
              <w:rPr>
                <w:rStyle w:val="a4"/>
                <w:noProof/>
              </w:rPr>
              <w:instrText xml:space="preserve"> </w:instrText>
            </w:r>
            <w:r>
              <w:rPr>
                <w:noProof/>
              </w:rPr>
              <w:instrText>HYPERLINK \l "_Toc532516825"</w:instrText>
            </w:r>
            <w:r w:rsidRPr="00B23FCE">
              <w:rPr>
                <w:rStyle w:val="a4"/>
                <w:noProof/>
              </w:rPr>
              <w:instrText xml:space="preserve"> </w:instrText>
            </w:r>
            <w:r w:rsidRPr="00B23FCE">
              <w:rPr>
                <w:rStyle w:val="a4"/>
                <w:noProof/>
              </w:rPr>
              <w:fldChar w:fldCharType="separate"/>
            </w:r>
            <w:r w:rsidRPr="00B23FCE">
              <w:rPr>
                <w:rStyle w:val="a4"/>
                <w:noProof/>
              </w:rPr>
              <w:t>2.1</w:t>
            </w:r>
            <w:r>
              <w:rPr>
                <w:smallCaps w:val="0"/>
                <w:noProof/>
                <w:kern w:val="2"/>
                <w:sz w:val="21"/>
                <w:szCs w:val="24"/>
                <w:lang w:val="en-US" w:eastAsia="ja-JP"/>
              </w:rPr>
              <w:tab/>
            </w:r>
            <w:r w:rsidRPr="00B23FCE">
              <w:rPr>
                <w:rStyle w:val="a4"/>
                <w:noProof/>
              </w:rPr>
              <w:t>Introduction of chapter 2</w:t>
            </w:r>
            <w:r>
              <w:rPr>
                <w:noProof/>
                <w:webHidden/>
              </w:rPr>
              <w:tab/>
            </w:r>
            <w:r>
              <w:rPr>
                <w:noProof/>
                <w:webHidden/>
              </w:rPr>
              <w:fldChar w:fldCharType="begin"/>
            </w:r>
            <w:r>
              <w:rPr>
                <w:noProof/>
                <w:webHidden/>
              </w:rPr>
              <w:instrText xml:space="preserve"> PAGEREF _Toc532516825 \h </w:instrText>
            </w:r>
          </w:ins>
          <w:r>
            <w:rPr>
              <w:noProof/>
              <w:webHidden/>
            </w:rPr>
          </w:r>
          <w:r>
            <w:rPr>
              <w:noProof/>
              <w:webHidden/>
            </w:rPr>
            <w:fldChar w:fldCharType="separate"/>
          </w:r>
          <w:ins w:id="161" w:author="adachi kento" w:date="2018-12-14T02:08:00Z">
            <w:r>
              <w:rPr>
                <w:noProof/>
                <w:webHidden/>
              </w:rPr>
              <w:t>9</w:t>
            </w:r>
            <w:r>
              <w:rPr>
                <w:noProof/>
                <w:webHidden/>
              </w:rPr>
              <w:fldChar w:fldCharType="end"/>
            </w:r>
            <w:r w:rsidRPr="00B23FCE">
              <w:rPr>
                <w:rStyle w:val="a4"/>
                <w:noProof/>
              </w:rPr>
              <w:fldChar w:fldCharType="end"/>
            </w:r>
          </w:ins>
        </w:p>
        <w:p w14:paraId="53A364EC" w14:textId="6DE0DA5E" w:rsidR="00006754" w:rsidRDefault="00006754">
          <w:pPr>
            <w:pStyle w:val="21"/>
            <w:rPr>
              <w:ins w:id="162" w:author="adachi kento" w:date="2018-12-14T02:08:00Z"/>
              <w:smallCaps w:val="0"/>
              <w:noProof/>
              <w:kern w:val="2"/>
              <w:sz w:val="21"/>
              <w:szCs w:val="24"/>
              <w:lang w:val="en-US" w:eastAsia="ja-JP"/>
            </w:rPr>
          </w:pPr>
          <w:ins w:id="163" w:author="adachi kento" w:date="2018-12-14T02:08:00Z">
            <w:r w:rsidRPr="00B23FCE">
              <w:rPr>
                <w:rStyle w:val="a4"/>
                <w:noProof/>
              </w:rPr>
              <w:fldChar w:fldCharType="begin"/>
            </w:r>
            <w:r w:rsidRPr="00B23FCE">
              <w:rPr>
                <w:rStyle w:val="a4"/>
                <w:noProof/>
              </w:rPr>
              <w:instrText xml:space="preserve"> </w:instrText>
            </w:r>
            <w:r>
              <w:rPr>
                <w:noProof/>
              </w:rPr>
              <w:instrText>HYPERLINK \l "_Toc532516826"</w:instrText>
            </w:r>
            <w:r w:rsidRPr="00B23FCE">
              <w:rPr>
                <w:rStyle w:val="a4"/>
                <w:noProof/>
              </w:rPr>
              <w:instrText xml:space="preserve"> </w:instrText>
            </w:r>
            <w:r w:rsidRPr="00B23FCE">
              <w:rPr>
                <w:rStyle w:val="a4"/>
                <w:noProof/>
              </w:rPr>
              <w:fldChar w:fldCharType="separate"/>
            </w:r>
            <w:r w:rsidRPr="00B23FCE">
              <w:rPr>
                <w:rStyle w:val="a4"/>
                <w:noProof/>
              </w:rPr>
              <w:t>2.2</w:t>
            </w:r>
            <w:r>
              <w:rPr>
                <w:smallCaps w:val="0"/>
                <w:noProof/>
                <w:kern w:val="2"/>
                <w:sz w:val="21"/>
                <w:szCs w:val="24"/>
                <w:lang w:val="en-US" w:eastAsia="ja-JP"/>
              </w:rPr>
              <w:tab/>
            </w:r>
            <w:r w:rsidRPr="00B23FCE">
              <w:rPr>
                <w:rStyle w:val="a4"/>
                <w:noProof/>
              </w:rPr>
              <w:t>Overview</w:t>
            </w:r>
            <w:r>
              <w:rPr>
                <w:noProof/>
                <w:webHidden/>
              </w:rPr>
              <w:tab/>
            </w:r>
            <w:r>
              <w:rPr>
                <w:noProof/>
                <w:webHidden/>
              </w:rPr>
              <w:fldChar w:fldCharType="begin"/>
            </w:r>
            <w:r>
              <w:rPr>
                <w:noProof/>
                <w:webHidden/>
              </w:rPr>
              <w:instrText xml:space="preserve"> PAGEREF _Toc532516826 \h </w:instrText>
            </w:r>
          </w:ins>
          <w:r>
            <w:rPr>
              <w:noProof/>
              <w:webHidden/>
            </w:rPr>
          </w:r>
          <w:r>
            <w:rPr>
              <w:noProof/>
              <w:webHidden/>
            </w:rPr>
            <w:fldChar w:fldCharType="separate"/>
          </w:r>
          <w:ins w:id="164" w:author="adachi kento" w:date="2018-12-14T02:08:00Z">
            <w:r>
              <w:rPr>
                <w:noProof/>
                <w:webHidden/>
              </w:rPr>
              <w:t>9</w:t>
            </w:r>
            <w:r>
              <w:rPr>
                <w:noProof/>
                <w:webHidden/>
              </w:rPr>
              <w:fldChar w:fldCharType="end"/>
            </w:r>
            <w:r w:rsidRPr="00B23FCE">
              <w:rPr>
                <w:rStyle w:val="a4"/>
                <w:noProof/>
              </w:rPr>
              <w:fldChar w:fldCharType="end"/>
            </w:r>
          </w:ins>
        </w:p>
        <w:p w14:paraId="3E639FBB" w14:textId="183DE661" w:rsidR="00006754" w:rsidRDefault="00006754">
          <w:pPr>
            <w:pStyle w:val="21"/>
            <w:rPr>
              <w:ins w:id="165" w:author="adachi kento" w:date="2018-12-14T02:08:00Z"/>
              <w:smallCaps w:val="0"/>
              <w:noProof/>
              <w:kern w:val="2"/>
              <w:sz w:val="21"/>
              <w:szCs w:val="24"/>
              <w:lang w:val="en-US" w:eastAsia="ja-JP"/>
            </w:rPr>
          </w:pPr>
          <w:ins w:id="166" w:author="adachi kento" w:date="2018-12-14T02:08:00Z">
            <w:r w:rsidRPr="00B23FCE">
              <w:rPr>
                <w:rStyle w:val="a4"/>
                <w:noProof/>
              </w:rPr>
              <w:fldChar w:fldCharType="begin"/>
            </w:r>
            <w:r w:rsidRPr="00B23FCE">
              <w:rPr>
                <w:rStyle w:val="a4"/>
                <w:noProof/>
              </w:rPr>
              <w:instrText xml:space="preserve"> </w:instrText>
            </w:r>
            <w:r>
              <w:rPr>
                <w:noProof/>
              </w:rPr>
              <w:instrText>HYPERLINK \l "_Toc532516827"</w:instrText>
            </w:r>
            <w:r w:rsidRPr="00B23FCE">
              <w:rPr>
                <w:rStyle w:val="a4"/>
                <w:noProof/>
              </w:rPr>
              <w:instrText xml:space="preserve"> </w:instrText>
            </w:r>
            <w:r w:rsidRPr="00B23FCE">
              <w:rPr>
                <w:rStyle w:val="a4"/>
                <w:noProof/>
              </w:rPr>
              <w:fldChar w:fldCharType="separate"/>
            </w:r>
            <w:r w:rsidRPr="00B23FCE">
              <w:rPr>
                <w:rStyle w:val="a4"/>
                <w:noProof/>
              </w:rPr>
              <w:t>2.3</w:t>
            </w:r>
            <w:r>
              <w:rPr>
                <w:smallCaps w:val="0"/>
                <w:noProof/>
                <w:kern w:val="2"/>
                <w:sz w:val="21"/>
                <w:szCs w:val="24"/>
                <w:lang w:val="en-US" w:eastAsia="ja-JP"/>
              </w:rPr>
              <w:tab/>
            </w:r>
            <w:r w:rsidRPr="00B23FCE">
              <w:rPr>
                <w:rStyle w:val="a4"/>
                <w:noProof/>
              </w:rPr>
              <w:t>Object Detection</w:t>
            </w:r>
            <w:r>
              <w:rPr>
                <w:noProof/>
                <w:webHidden/>
              </w:rPr>
              <w:tab/>
            </w:r>
            <w:r>
              <w:rPr>
                <w:noProof/>
                <w:webHidden/>
              </w:rPr>
              <w:fldChar w:fldCharType="begin"/>
            </w:r>
            <w:r>
              <w:rPr>
                <w:noProof/>
                <w:webHidden/>
              </w:rPr>
              <w:instrText xml:space="preserve"> PAGEREF _Toc532516827 \h </w:instrText>
            </w:r>
          </w:ins>
          <w:r>
            <w:rPr>
              <w:noProof/>
              <w:webHidden/>
            </w:rPr>
          </w:r>
          <w:r>
            <w:rPr>
              <w:noProof/>
              <w:webHidden/>
            </w:rPr>
            <w:fldChar w:fldCharType="separate"/>
          </w:r>
          <w:ins w:id="167" w:author="adachi kento" w:date="2018-12-14T02:08:00Z">
            <w:r>
              <w:rPr>
                <w:noProof/>
                <w:webHidden/>
              </w:rPr>
              <w:t>10</w:t>
            </w:r>
            <w:r>
              <w:rPr>
                <w:noProof/>
                <w:webHidden/>
              </w:rPr>
              <w:fldChar w:fldCharType="end"/>
            </w:r>
            <w:r w:rsidRPr="00B23FCE">
              <w:rPr>
                <w:rStyle w:val="a4"/>
                <w:noProof/>
              </w:rPr>
              <w:fldChar w:fldCharType="end"/>
            </w:r>
          </w:ins>
        </w:p>
        <w:p w14:paraId="0EF3954A" w14:textId="4B7FFE6B" w:rsidR="00006754" w:rsidRDefault="00006754">
          <w:pPr>
            <w:pStyle w:val="21"/>
            <w:rPr>
              <w:ins w:id="168" w:author="adachi kento" w:date="2018-12-14T02:08:00Z"/>
              <w:smallCaps w:val="0"/>
              <w:noProof/>
              <w:kern w:val="2"/>
              <w:sz w:val="21"/>
              <w:szCs w:val="24"/>
              <w:lang w:val="en-US" w:eastAsia="ja-JP"/>
            </w:rPr>
          </w:pPr>
          <w:ins w:id="169" w:author="adachi kento" w:date="2018-12-14T02:08:00Z">
            <w:r w:rsidRPr="00B23FCE">
              <w:rPr>
                <w:rStyle w:val="a4"/>
                <w:noProof/>
              </w:rPr>
              <w:fldChar w:fldCharType="begin"/>
            </w:r>
            <w:r w:rsidRPr="00B23FCE">
              <w:rPr>
                <w:rStyle w:val="a4"/>
                <w:noProof/>
              </w:rPr>
              <w:instrText xml:space="preserve"> </w:instrText>
            </w:r>
            <w:r>
              <w:rPr>
                <w:noProof/>
              </w:rPr>
              <w:instrText>HYPERLINK \l "_Toc532516828"</w:instrText>
            </w:r>
            <w:r w:rsidRPr="00B23FCE">
              <w:rPr>
                <w:rStyle w:val="a4"/>
                <w:noProof/>
              </w:rPr>
              <w:instrText xml:space="preserve"> </w:instrText>
            </w:r>
            <w:r w:rsidRPr="00B23FCE">
              <w:rPr>
                <w:rStyle w:val="a4"/>
                <w:noProof/>
              </w:rPr>
              <w:fldChar w:fldCharType="separate"/>
            </w:r>
            <w:r w:rsidRPr="00B23FCE">
              <w:rPr>
                <w:rStyle w:val="a4"/>
                <w:noProof/>
              </w:rPr>
              <w:t>2.4</w:t>
            </w:r>
            <w:r>
              <w:rPr>
                <w:smallCaps w:val="0"/>
                <w:noProof/>
                <w:kern w:val="2"/>
                <w:sz w:val="21"/>
                <w:szCs w:val="24"/>
                <w:lang w:val="en-US" w:eastAsia="ja-JP"/>
              </w:rPr>
              <w:tab/>
            </w:r>
            <w:r w:rsidRPr="00B23FCE">
              <w:rPr>
                <w:rStyle w:val="a4"/>
                <w:noProof/>
              </w:rPr>
              <w:t>Artificial Neural Network</w:t>
            </w:r>
            <w:r>
              <w:rPr>
                <w:noProof/>
                <w:webHidden/>
              </w:rPr>
              <w:tab/>
            </w:r>
            <w:r>
              <w:rPr>
                <w:noProof/>
                <w:webHidden/>
              </w:rPr>
              <w:fldChar w:fldCharType="begin"/>
            </w:r>
            <w:r>
              <w:rPr>
                <w:noProof/>
                <w:webHidden/>
              </w:rPr>
              <w:instrText xml:space="preserve"> PAGEREF _Toc532516828 \h </w:instrText>
            </w:r>
          </w:ins>
          <w:r>
            <w:rPr>
              <w:noProof/>
              <w:webHidden/>
            </w:rPr>
          </w:r>
          <w:r>
            <w:rPr>
              <w:noProof/>
              <w:webHidden/>
            </w:rPr>
            <w:fldChar w:fldCharType="separate"/>
          </w:r>
          <w:ins w:id="170" w:author="adachi kento" w:date="2018-12-14T02:08:00Z">
            <w:r>
              <w:rPr>
                <w:noProof/>
                <w:webHidden/>
              </w:rPr>
              <w:t>10</w:t>
            </w:r>
            <w:r>
              <w:rPr>
                <w:noProof/>
                <w:webHidden/>
              </w:rPr>
              <w:fldChar w:fldCharType="end"/>
            </w:r>
            <w:r w:rsidRPr="00B23FCE">
              <w:rPr>
                <w:rStyle w:val="a4"/>
                <w:noProof/>
              </w:rPr>
              <w:fldChar w:fldCharType="end"/>
            </w:r>
          </w:ins>
        </w:p>
        <w:p w14:paraId="31B2EEE2" w14:textId="75B19D25" w:rsidR="00006754" w:rsidRDefault="00006754">
          <w:pPr>
            <w:pStyle w:val="21"/>
            <w:rPr>
              <w:ins w:id="171" w:author="adachi kento" w:date="2018-12-14T02:08:00Z"/>
              <w:smallCaps w:val="0"/>
              <w:noProof/>
              <w:kern w:val="2"/>
              <w:sz w:val="21"/>
              <w:szCs w:val="24"/>
              <w:lang w:val="en-US" w:eastAsia="ja-JP"/>
            </w:rPr>
          </w:pPr>
          <w:ins w:id="172" w:author="adachi kento" w:date="2018-12-14T02:08:00Z">
            <w:r w:rsidRPr="00B23FCE">
              <w:rPr>
                <w:rStyle w:val="a4"/>
                <w:noProof/>
              </w:rPr>
              <w:fldChar w:fldCharType="begin"/>
            </w:r>
            <w:r w:rsidRPr="00B23FCE">
              <w:rPr>
                <w:rStyle w:val="a4"/>
                <w:noProof/>
              </w:rPr>
              <w:instrText xml:space="preserve"> </w:instrText>
            </w:r>
            <w:r>
              <w:rPr>
                <w:noProof/>
              </w:rPr>
              <w:instrText>HYPERLINK \l "_Toc532516829"</w:instrText>
            </w:r>
            <w:r w:rsidRPr="00B23FCE">
              <w:rPr>
                <w:rStyle w:val="a4"/>
                <w:noProof/>
              </w:rPr>
              <w:instrText xml:space="preserve"> </w:instrText>
            </w:r>
            <w:r w:rsidRPr="00B23FCE">
              <w:rPr>
                <w:rStyle w:val="a4"/>
                <w:noProof/>
              </w:rPr>
              <w:fldChar w:fldCharType="separate"/>
            </w:r>
            <w:r w:rsidRPr="00B23FCE">
              <w:rPr>
                <w:rStyle w:val="a4"/>
                <w:noProof/>
              </w:rPr>
              <w:t>2.5</w:t>
            </w:r>
            <w:r>
              <w:rPr>
                <w:smallCaps w:val="0"/>
                <w:noProof/>
                <w:kern w:val="2"/>
                <w:sz w:val="21"/>
                <w:szCs w:val="24"/>
                <w:lang w:val="en-US" w:eastAsia="ja-JP"/>
              </w:rPr>
              <w:tab/>
            </w:r>
            <w:r w:rsidRPr="00B23FCE">
              <w:rPr>
                <w:rStyle w:val="a4"/>
                <w:noProof/>
              </w:rPr>
              <w:t>Convolutional Neural Network</w:t>
            </w:r>
            <w:r>
              <w:rPr>
                <w:noProof/>
                <w:webHidden/>
              </w:rPr>
              <w:tab/>
            </w:r>
            <w:r>
              <w:rPr>
                <w:noProof/>
                <w:webHidden/>
              </w:rPr>
              <w:fldChar w:fldCharType="begin"/>
            </w:r>
            <w:r>
              <w:rPr>
                <w:noProof/>
                <w:webHidden/>
              </w:rPr>
              <w:instrText xml:space="preserve"> PAGEREF _Toc532516829 \h </w:instrText>
            </w:r>
          </w:ins>
          <w:r>
            <w:rPr>
              <w:noProof/>
              <w:webHidden/>
            </w:rPr>
          </w:r>
          <w:r>
            <w:rPr>
              <w:noProof/>
              <w:webHidden/>
            </w:rPr>
            <w:fldChar w:fldCharType="separate"/>
          </w:r>
          <w:ins w:id="173" w:author="adachi kento" w:date="2018-12-14T02:08:00Z">
            <w:r>
              <w:rPr>
                <w:noProof/>
                <w:webHidden/>
              </w:rPr>
              <w:t>11</w:t>
            </w:r>
            <w:r>
              <w:rPr>
                <w:noProof/>
                <w:webHidden/>
              </w:rPr>
              <w:fldChar w:fldCharType="end"/>
            </w:r>
            <w:r w:rsidRPr="00B23FCE">
              <w:rPr>
                <w:rStyle w:val="a4"/>
                <w:noProof/>
              </w:rPr>
              <w:fldChar w:fldCharType="end"/>
            </w:r>
          </w:ins>
        </w:p>
        <w:p w14:paraId="38831404" w14:textId="7117061F" w:rsidR="00006754" w:rsidRDefault="00006754">
          <w:pPr>
            <w:pStyle w:val="21"/>
            <w:rPr>
              <w:ins w:id="174" w:author="adachi kento" w:date="2018-12-14T02:08:00Z"/>
              <w:smallCaps w:val="0"/>
              <w:noProof/>
              <w:kern w:val="2"/>
              <w:sz w:val="21"/>
              <w:szCs w:val="24"/>
              <w:lang w:val="en-US" w:eastAsia="ja-JP"/>
            </w:rPr>
          </w:pPr>
          <w:ins w:id="175" w:author="adachi kento" w:date="2018-12-14T02:08:00Z">
            <w:r w:rsidRPr="00B23FCE">
              <w:rPr>
                <w:rStyle w:val="a4"/>
                <w:noProof/>
              </w:rPr>
              <w:fldChar w:fldCharType="begin"/>
            </w:r>
            <w:r w:rsidRPr="00B23FCE">
              <w:rPr>
                <w:rStyle w:val="a4"/>
                <w:noProof/>
              </w:rPr>
              <w:instrText xml:space="preserve"> </w:instrText>
            </w:r>
            <w:r>
              <w:rPr>
                <w:noProof/>
              </w:rPr>
              <w:instrText>HYPERLINK \l "_Toc532516830"</w:instrText>
            </w:r>
            <w:r w:rsidRPr="00B23FCE">
              <w:rPr>
                <w:rStyle w:val="a4"/>
                <w:noProof/>
              </w:rPr>
              <w:instrText xml:space="preserve"> </w:instrText>
            </w:r>
            <w:r w:rsidRPr="00B23FCE">
              <w:rPr>
                <w:rStyle w:val="a4"/>
                <w:noProof/>
              </w:rPr>
              <w:fldChar w:fldCharType="separate"/>
            </w:r>
            <w:r w:rsidRPr="00B23FCE">
              <w:rPr>
                <w:rStyle w:val="a4"/>
                <w:noProof/>
              </w:rPr>
              <w:t>2.6</w:t>
            </w:r>
            <w:r>
              <w:rPr>
                <w:smallCaps w:val="0"/>
                <w:noProof/>
                <w:kern w:val="2"/>
                <w:sz w:val="21"/>
                <w:szCs w:val="24"/>
                <w:lang w:val="en-US" w:eastAsia="ja-JP"/>
              </w:rPr>
              <w:tab/>
            </w:r>
            <w:r w:rsidRPr="00B23FCE">
              <w:rPr>
                <w:rStyle w:val="a4"/>
                <w:noProof/>
              </w:rPr>
              <w:t>Optical Character Recognition</w:t>
            </w:r>
            <w:r>
              <w:rPr>
                <w:noProof/>
                <w:webHidden/>
              </w:rPr>
              <w:tab/>
            </w:r>
            <w:r>
              <w:rPr>
                <w:noProof/>
                <w:webHidden/>
              </w:rPr>
              <w:fldChar w:fldCharType="begin"/>
            </w:r>
            <w:r>
              <w:rPr>
                <w:noProof/>
                <w:webHidden/>
              </w:rPr>
              <w:instrText xml:space="preserve"> PAGEREF _Toc532516830 \h </w:instrText>
            </w:r>
          </w:ins>
          <w:r>
            <w:rPr>
              <w:noProof/>
              <w:webHidden/>
            </w:rPr>
          </w:r>
          <w:r>
            <w:rPr>
              <w:noProof/>
              <w:webHidden/>
            </w:rPr>
            <w:fldChar w:fldCharType="separate"/>
          </w:r>
          <w:ins w:id="176" w:author="adachi kento" w:date="2018-12-14T02:08:00Z">
            <w:r>
              <w:rPr>
                <w:noProof/>
                <w:webHidden/>
              </w:rPr>
              <w:t>11</w:t>
            </w:r>
            <w:r>
              <w:rPr>
                <w:noProof/>
                <w:webHidden/>
              </w:rPr>
              <w:fldChar w:fldCharType="end"/>
            </w:r>
            <w:r w:rsidRPr="00B23FCE">
              <w:rPr>
                <w:rStyle w:val="a4"/>
                <w:noProof/>
              </w:rPr>
              <w:fldChar w:fldCharType="end"/>
            </w:r>
          </w:ins>
        </w:p>
        <w:p w14:paraId="17A3B4F9" w14:textId="76483E4E" w:rsidR="00006754" w:rsidRDefault="00006754">
          <w:pPr>
            <w:pStyle w:val="21"/>
            <w:rPr>
              <w:ins w:id="177" w:author="adachi kento" w:date="2018-12-14T02:08:00Z"/>
              <w:smallCaps w:val="0"/>
              <w:noProof/>
              <w:kern w:val="2"/>
              <w:sz w:val="21"/>
              <w:szCs w:val="24"/>
              <w:lang w:val="en-US" w:eastAsia="ja-JP"/>
            </w:rPr>
          </w:pPr>
          <w:ins w:id="178" w:author="adachi kento" w:date="2018-12-14T02:08:00Z">
            <w:r w:rsidRPr="00B23FCE">
              <w:rPr>
                <w:rStyle w:val="a4"/>
                <w:noProof/>
              </w:rPr>
              <w:fldChar w:fldCharType="begin"/>
            </w:r>
            <w:r w:rsidRPr="00B23FCE">
              <w:rPr>
                <w:rStyle w:val="a4"/>
                <w:noProof/>
              </w:rPr>
              <w:instrText xml:space="preserve"> </w:instrText>
            </w:r>
            <w:r>
              <w:rPr>
                <w:noProof/>
              </w:rPr>
              <w:instrText>HYPERLINK \l "_Toc532516832"</w:instrText>
            </w:r>
            <w:r w:rsidRPr="00B23FCE">
              <w:rPr>
                <w:rStyle w:val="a4"/>
                <w:noProof/>
              </w:rPr>
              <w:instrText xml:space="preserve"> </w:instrText>
            </w:r>
            <w:r w:rsidRPr="00B23FCE">
              <w:rPr>
                <w:rStyle w:val="a4"/>
                <w:noProof/>
              </w:rPr>
              <w:fldChar w:fldCharType="separate"/>
            </w:r>
            <w:r w:rsidRPr="00B23FCE">
              <w:rPr>
                <w:rStyle w:val="a4"/>
                <w:noProof/>
              </w:rPr>
              <w:t>2.7</w:t>
            </w:r>
            <w:r>
              <w:rPr>
                <w:smallCaps w:val="0"/>
                <w:noProof/>
                <w:kern w:val="2"/>
                <w:sz w:val="21"/>
                <w:szCs w:val="24"/>
                <w:lang w:val="en-US" w:eastAsia="ja-JP"/>
              </w:rPr>
              <w:tab/>
            </w:r>
            <w:r w:rsidRPr="00B23FCE">
              <w:rPr>
                <w:rStyle w:val="a4"/>
                <w:noProof/>
              </w:rPr>
              <w:t>Deep Learning for Object Detection</w:t>
            </w:r>
            <w:r>
              <w:rPr>
                <w:noProof/>
                <w:webHidden/>
              </w:rPr>
              <w:tab/>
            </w:r>
            <w:r>
              <w:rPr>
                <w:noProof/>
                <w:webHidden/>
              </w:rPr>
              <w:fldChar w:fldCharType="begin"/>
            </w:r>
            <w:r>
              <w:rPr>
                <w:noProof/>
                <w:webHidden/>
              </w:rPr>
              <w:instrText xml:space="preserve"> PAGEREF _Toc532516832 \h </w:instrText>
            </w:r>
          </w:ins>
          <w:r>
            <w:rPr>
              <w:noProof/>
              <w:webHidden/>
            </w:rPr>
          </w:r>
          <w:r>
            <w:rPr>
              <w:noProof/>
              <w:webHidden/>
            </w:rPr>
            <w:fldChar w:fldCharType="separate"/>
          </w:r>
          <w:ins w:id="179" w:author="adachi kento" w:date="2018-12-14T02:08:00Z">
            <w:r>
              <w:rPr>
                <w:noProof/>
                <w:webHidden/>
              </w:rPr>
              <w:t>11</w:t>
            </w:r>
            <w:r>
              <w:rPr>
                <w:noProof/>
                <w:webHidden/>
              </w:rPr>
              <w:fldChar w:fldCharType="end"/>
            </w:r>
            <w:r w:rsidRPr="00B23FCE">
              <w:rPr>
                <w:rStyle w:val="a4"/>
                <w:noProof/>
              </w:rPr>
              <w:fldChar w:fldCharType="end"/>
            </w:r>
          </w:ins>
        </w:p>
        <w:p w14:paraId="7E626DEC" w14:textId="5A68B1BE" w:rsidR="00006754" w:rsidRDefault="00006754">
          <w:pPr>
            <w:pStyle w:val="31"/>
            <w:rPr>
              <w:ins w:id="180" w:author="adachi kento" w:date="2018-12-14T02:08:00Z"/>
              <w:i w:val="0"/>
              <w:iCs w:val="0"/>
              <w:noProof/>
              <w:kern w:val="2"/>
              <w:sz w:val="21"/>
              <w:szCs w:val="24"/>
              <w:lang w:val="en-US" w:eastAsia="ja-JP"/>
            </w:rPr>
          </w:pPr>
          <w:ins w:id="181" w:author="adachi kento" w:date="2018-12-14T02:08:00Z">
            <w:r w:rsidRPr="00B23FCE">
              <w:rPr>
                <w:rStyle w:val="a4"/>
                <w:noProof/>
              </w:rPr>
              <w:fldChar w:fldCharType="begin"/>
            </w:r>
            <w:r w:rsidRPr="00B23FCE">
              <w:rPr>
                <w:rStyle w:val="a4"/>
                <w:noProof/>
              </w:rPr>
              <w:instrText xml:space="preserve"> </w:instrText>
            </w:r>
            <w:r>
              <w:rPr>
                <w:noProof/>
              </w:rPr>
              <w:instrText>HYPERLINK \l "_Toc532516833"</w:instrText>
            </w:r>
            <w:r w:rsidRPr="00B23FCE">
              <w:rPr>
                <w:rStyle w:val="a4"/>
                <w:noProof/>
              </w:rPr>
              <w:instrText xml:space="preserve"> </w:instrText>
            </w:r>
            <w:r w:rsidRPr="00B23FCE">
              <w:rPr>
                <w:rStyle w:val="a4"/>
                <w:noProof/>
              </w:rPr>
              <w:fldChar w:fldCharType="separate"/>
            </w:r>
            <w:r w:rsidRPr="00B23FCE">
              <w:rPr>
                <w:rStyle w:val="a4"/>
                <w:noProof/>
              </w:rPr>
              <w:t>2.7.1</w:t>
            </w:r>
            <w:r>
              <w:rPr>
                <w:i w:val="0"/>
                <w:iCs w:val="0"/>
                <w:noProof/>
                <w:kern w:val="2"/>
                <w:sz w:val="21"/>
                <w:szCs w:val="24"/>
                <w:lang w:val="en-US" w:eastAsia="ja-JP"/>
              </w:rPr>
              <w:tab/>
            </w:r>
            <w:r w:rsidRPr="00B23FCE">
              <w:rPr>
                <w:rStyle w:val="a4"/>
                <w:noProof/>
              </w:rPr>
              <w:t>YOLO</w:t>
            </w:r>
            <w:r>
              <w:rPr>
                <w:noProof/>
                <w:webHidden/>
              </w:rPr>
              <w:tab/>
            </w:r>
            <w:r>
              <w:rPr>
                <w:noProof/>
                <w:webHidden/>
              </w:rPr>
              <w:fldChar w:fldCharType="begin"/>
            </w:r>
            <w:r>
              <w:rPr>
                <w:noProof/>
                <w:webHidden/>
              </w:rPr>
              <w:instrText xml:space="preserve"> PAGEREF _Toc532516833 \h </w:instrText>
            </w:r>
          </w:ins>
          <w:r>
            <w:rPr>
              <w:noProof/>
              <w:webHidden/>
            </w:rPr>
          </w:r>
          <w:r>
            <w:rPr>
              <w:noProof/>
              <w:webHidden/>
            </w:rPr>
            <w:fldChar w:fldCharType="separate"/>
          </w:r>
          <w:ins w:id="182" w:author="adachi kento" w:date="2018-12-14T02:08:00Z">
            <w:r>
              <w:rPr>
                <w:noProof/>
                <w:webHidden/>
              </w:rPr>
              <w:t>12</w:t>
            </w:r>
            <w:r>
              <w:rPr>
                <w:noProof/>
                <w:webHidden/>
              </w:rPr>
              <w:fldChar w:fldCharType="end"/>
            </w:r>
            <w:r w:rsidRPr="00B23FCE">
              <w:rPr>
                <w:rStyle w:val="a4"/>
                <w:noProof/>
              </w:rPr>
              <w:fldChar w:fldCharType="end"/>
            </w:r>
          </w:ins>
        </w:p>
        <w:p w14:paraId="21200327" w14:textId="3902AE6A" w:rsidR="00006754" w:rsidRDefault="00006754">
          <w:pPr>
            <w:pStyle w:val="31"/>
            <w:rPr>
              <w:ins w:id="183" w:author="adachi kento" w:date="2018-12-14T02:08:00Z"/>
              <w:i w:val="0"/>
              <w:iCs w:val="0"/>
              <w:noProof/>
              <w:kern w:val="2"/>
              <w:sz w:val="21"/>
              <w:szCs w:val="24"/>
              <w:lang w:val="en-US" w:eastAsia="ja-JP"/>
            </w:rPr>
          </w:pPr>
          <w:ins w:id="184" w:author="adachi kento" w:date="2018-12-14T02:08:00Z">
            <w:r w:rsidRPr="00B23FCE">
              <w:rPr>
                <w:rStyle w:val="a4"/>
                <w:noProof/>
              </w:rPr>
              <w:fldChar w:fldCharType="begin"/>
            </w:r>
            <w:r w:rsidRPr="00B23FCE">
              <w:rPr>
                <w:rStyle w:val="a4"/>
                <w:noProof/>
              </w:rPr>
              <w:instrText xml:space="preserve"> </w:instrText>
            </w:r>
            <w:r>
              <w:rPr>
                <w:noProof/>
              </w:rPr>
              <w:instrText>HYPERLINK \l "_Toc532516834"</w:instrText>
            </w:r>
            <w:r w:rsidRPr="00B23FCE">
              <w:rPr>
                <w:rStyle w:val="a4"/>
                <w:noProof/>
              </w:rPr>
              <w:instrText xml:space="preserve"> </w:instrText>
            </w:r>
            <w:r w:rsidRPr="00B23FCE">
              <w:rPr>
                <w:rStyle w:val="a4"/>
                <w:noProof/>
              </w:rPr>
              <w:fldChar w:fldCharType="separate"/>
            </w:r>
            <w:r w:rsidRPr="00B23FCE">
              <w:rPr>
                <w:rStyle w:val="a4"/>
                <w:noProof/>
              </w:rPr>
              <w:t>2.7.2</w:t>
            </w:r>
            <w:r>
              <w:rPr>
                <w:i w:val="0"/>
                <w:iCs w:val="0"/>
                <w:noProof/>
                <w:kern w:val="2"/>
                <w:sz w:val="21"/>
                <w:szCs w:val="24"/>
                <w:lang w:val="en-US" w:eastAsia="ja-JP"/>
              </w:rPr>
              <w:tab/>
            </w:r>
            <w:r w:rsidRPr="00B23FCE">
              <w:rPr>
                <w:rStyle w:val="a4"/>
                <w:noProof/>
              </w:rPr>
              <w:t>R-CNN, Fast R-CNN, Faster R-CNN</w:t>
            </w:r>
            <w:r>
              <w:rPr>
                <w:noProof/>
                <w:webHidden/>
              </w:rPr>
              <w:tab/>
            </w:r>
            <w:r>
              <w:rPr>
                <w:noProof/>
                <w:webHidden/>
              </w:rPr>
              <w:fldChar w:fldCharType="begin"/>
            </w:r>
            <w:r>
              <w:rPr>
                <w:noProof/>
                <w:webHidden/>
              </w:rPr>
              <w:instrText xml:space="preserve"> PAGEREF _Toc532516834 \h </w:instrText>
            </w:r>
          </w:ins>
          <w:r>
            <w:rPr>
              <w:noProof/>
              <w:webHidden/>
            </w:rPr>
          </w:r>
          <w:r>
            <w:rPr>
              <w:noProof/>
              <w:webHidden/>
            </w:rPr>
            <w:fldChar w:fldCharType="separate"/>
          </w:r>
          <w:ins w:id="185" w:author="adachi kento" w:date="2018-12-14T02:08:00Z">
            <w:r>
              <w:rPr>
                <w:noProof/>
                <w:webHidden/>
              </w:rPr>
              <w:t>12</w:t>
            </w:r>
            <w:r>
              <w:rPr>
                <w:noProof/>
                <w:webHidden/>
              </w:rPr>
              <w:fldChar w:fldCharType="end"/>
            </w:r>
            <w:r w:rsidRPr="00B23FCE">
              <w:rPr>
                <w:rStyle w:val="a4"/>
                <w:noProof/>
              </w:rPr>
              <w:fldChar w:fldCharType="end"/>
            </w:r>
          </w:ins>
        </w:p>
        <w:p w14:paraId="6425B1ED" w14:textId="253C92A9" w:rsidR="00006754" w:rsidRDefault="00006754" w:rsidP="00006754">
          <w:pPr>
            <w:pStyle w:val="11"/>
            <w:rPr>
              <w:ins w:id="186" w:author="adachi kento" w:date="2018-12-14T02:08:00Z"/>
              <w:noProof/>
              <w:kern w:val="2"/>
              <w:sz w:val="21"/>
              <w:szCs w:val="24"/>
              <w:lang w:val="en-US" w:eastAsia="ja-JP"/>
            </w:rPr>
          </w:pPr>
          <w:ins w:id="187" w:author="adachi kento" w:date="2018-12-14T02:08:00Z">
            <w:r w:rsidRPr="00B23FCE">
              <w:rPr>
                <w:rStyle w:val="a4"/>
                <w:noProof/>
              </w:rPr>
              <w:fldChar w:fldCharType="begin"/>
            </w:r>
            <w:r w:rsidRPr="00B23FCE">
              <w:rPr>
                <w:rStyle w:val="a4"/>
                <w:noProof/>
              </w:rPr>
              <w:instrText xml:space="preserve"> </w:instrText>
            </w:r>
            <w:r>
              <w:rPr>
                <w:noProof/>
              </w:rPr>
              <w:instrText>HYPERLINK \l "_Toc532516835"</w:instrText>
            </w:r>
            <w:r w:rsidRPr="00B23FCE">
              <w:rPr>
                <w:rStyle w:val="a4"/>
                <w:noProof/>
              </w:rPr>
              <w:instrText xml:space="preserve"> </w:instrText>
            </w:r>
            <w:r w:rsidRPr="00B23FCE">
              <w:rPr>
                <w:rStyle w:val="a4"/>
                <w:noProof/>
              </w:rPr>
              <w:fldChar w:fldCharType="separate"/>
            </w:r>
            <w:r>
              <w:rPr>
                <w:noProof/>
                <w:kern w:val="2"/>
                <w:sz w:val="21"/>
                <w:szCs w:val="24"/>
                <w:lang w:val="en-US" w:eastAsia="ja-JP"/>
              </w:rPr>
              <w:tab/>
            </w:r>
            <w:r w:rsidRPr="00B23FCE">
              <w:rPr>
                <w:rStyle w:val="a4"/>
                <w:noProof/>
              </w:rPr>
              <w:t>RESEARCH METHODOLOGY</w:t>
            </w:r>
            <w:r>
              <w:rPr>
                <w:noProof/>
                <w:webHidden/>
              </w:rPr>
              <w:tab/>
            </w:r>
            <w:r>
              <w:rPr>
                <w:noProof/>
                <w:webHidden/>
              </w:rPr>
              <w:fldChar w:fldCharType="begin"/>
            </w:r>
            <w:r>
              <w:rPr>
                <w:noProof/>
                <w:webHidden/>
              </w:rPr>
              <w:instrText xml:space="preserve"> PAGEREF _Toc532516835 \h </w:instrText>
            </w:r>
          </w:ins>
          <w:r>
            <w:rPr>
              <w:noProof/>
              <w:webHidden/>
            </w:rPr>
          </w:r>
          <w:r>
            <w:rPr>
              <w:noProof/>
              <w:webHidden/>
            </w:rPr>
            <w:fldChar w:fldCharType="separate"/>
          </w:r>
          <w:ins w:id="188" w:author="adachi kento" w:date="2018-12-14T02:08:00Z">
            <w:r>
              <w:rPr>
                <w:noProof/>
                <w:webHidden/>
              </w:rPr>
              <w:t>13</w:t>
            </w:r>
            <w:r>
              <w:rPr>
                <w:noProof/>
                <w:webHidden/>
              </w:rPr>
              <w:fldChar w:fldCharType="end"/>
            </w:r>
            <w:r w:rsidRPr="00B23FCE">
              <w:rPr>
                <w:rStyle w:val="a4"/>
                <w:noProof/>
              </w:rPr>
              <w:fldChar w:fldCharType="end"/>
            </w:r>
          </w:ins>
        </w:p>
        <w:p w14:paraId="1527CB3C" w14:textId="53EB63E2" w:rsidR="00006754" w:rsidRDefault="00006754" w:rsidP="00006754">
          <w:pPr>
            <w:pStyle w:val="11"/>
            <w:rPr>
              <w:ins w:id="189" w:author="adachi kento" w:date="2018-12-14T02:08:00Z"/>
              <w:noProof/>
              <w:kern w:val="2"/>
              <w:sz w:val="21"/>
              <w:szCs w:val="24"/>
              <w:lang w:val="en-US" w:eastAsia="ja-JP"/>
            </w:rPr>
          </w:pPr>
          <w:ins w:id="190" w:author="adachi kento" w:date="2018-12-14T02:08:00Z">
            <w:r w:rsidRPr="00B23FCE">
              <w:rPr>
                <w:rStyle w:val="a4"/>
                <w:noProof/>
              </w:rPr>
              <w:fldChar w:fldCharType="begin"/>
            </w:r>
            <w:r w:rsidRPr="00B23FCE">
              <w:rPr>
                <w:rStyle w:val="a4"/>
                <w:noProof/>
              </w:rPr>
              <w:instrText xml:space="preserve"> </w:instrText>
            </w:r>
            <w:r>
              <w:rPr>
                <w:noProof/>
              </w:rPr>
              <w:instrText>HYPERLINK \l "_Toc532516836"</w:instrText>
            </w:r>
            <w:r w:rsidRPr="00B23FCE">
              <w:rPr>
                <w:rStyle w:val="a4"/>
                <w:noProof/>
              </w:rPr>
              <w:instrText xml:space="preserve"> </w:instrText>
            </w:r>
            <w:r w:rsidRPr="00B23FCE">
              <w:rPr>
                <w:rStyle w:val="a4"/>
                <w:noProof/>
              </w:rPr>
              <w:fldChar w:fldCharType="separate"/>
            </w:r>
            <w:r w:rsidRPr="00B23FCE">
              <w:rPr>
                <w:rStyle w:val="a4"/>
                <w:noProof/>
              </w:rPr>
              <w:t>CHAPTER 3</w:t>
            </w:r>
            <w:r>
              <w:rPr>
                <w:noProof/>
                <w:webHidden/>
              </w:rPr>
              <w:tab/>
            </w:r>
            <w:r>
              <w:rPr>
                <w:noProof/>
                <w:webHidden/>
              </w:rPr>
              <w:fldChar w:fldCharType="begin"/>
            </w:r>
            <w:r>
              <w:rPr>
                <w:noProof/>
                <w:webHidden/>
              </w:rPr>
              <w:instrText xml:space="preserve"> PAGEREF _Toc532516836 \h </w:instrText>
            </w:r>
          </w:ins>
          <w:r>
            <w:rPr>
              <w:noProof/>
              <w:webHidden/>
            </w:rPr>
          </w:r>
          <w:r>
            <w:rPr>
              <w:noProof/>
              <w:webHidden/>
            </w:rPr>
            <w:fldChar w:fldCharType="separate"/>
          </w:r>
          <w:ins w:id="191" w:author="adachi kento" w:date="2018-12-14T02:08:00Z">
            <w:r>
              <w:rPr>
                <w:noProof/>
                <w:webHidden/>
              </w:rPr>
              <w:t>13</w:t>
            </w:r>
            <w:r>
              <w:rPr>
                <w:noProof/>
                <w:webHidden/>
              </w:rPr>
              <w:fldChar w:fldCharType="end"/>
            </w:r>
            <w:r w:rsidRPr="00B23FCE">
              <w:rPr>
                <w:rStyle w:val="a4"/>
                <w:noProof/>
              </w:rPr>
              <w:fldChar w:fldCharType="end"/>
            </w:r>
          </w:ins>
        </w:p>
        <w:p w14:paraId="32AC731F" w14:textId="07FD1587" w:rsidR="00006754" w:rsidRDefault="00006754">
          <w:pPr>
            <w:pStyle w:val="21"/>
            <w:rPr>
              <w:ins w:id="192" w:author="adachi kento" w:date="2018-12-14T02:08:00Z"/>
              <w:smallCaps w:val="0"/>
              <w:noProof/>
              <w:kern w:val="2"/>
              <w:sz w:val="21"/>
              <w:szCs w:val="24"/>
              <w:lang w:val="en-US" w:eastAsia="ja-JP"/>
            </w:rPr>
          </w:pPr>
          <w:ins w:id="193" w:author="adachi kento" w:date="2018-12-14T02:08:00Z">
            <w:r w:rsidRPr="00B23FCE">
              <w:rPr>
                <w:rStyle w:val="a4"/>
                <w:noProof/>
              </w:rPr>
              <w:fldChar w:fldCharType="begin"/>
            </w:r>
            <w:r w:rsidRPr="00B23FCE">
              <w:rPr>
                <w:rStyle w:val="a4"/>
                <w:noProof/>
              </w:rPr>
              <w:instrText xml:space="preserve"> </w:instrText>
            </w:r>
            <w:r>
              <w:rPr>
                <w:noProof/>
              </w:rPr>
              <w:instrText>HYPERLINK \l "_Toc532516837"</w:instrText>
            </w:r>
            <w:r w:rsidRPr="00B23FCE">
              <w:rPr>
                <w:rStyle w:val="a4"/>
                <w:noProof/>
              </w:rPr>
              <w:instrText xml:space="preserve"> </w:instrText>
            </w:r>
            <w:r w:rsidRPr="00B23FCE">
              <w:rPr>
                <w:rStyle w:val="a4"/>
                <w:noProof/>
              </w:rPr>
              <w:fldChar w:fldCharType="separate"/>
            </w:r>
            <w:r w:rsidRPr="00B23FCE">
              <w:rPr>
                <w:rStyle w:val="a4"/>
                <w:noProof/>
              </w:rPr>
              <w:t>3.1</w:t>
            </w:r>
            <w:r>
              <w:rPr>
                <w:smallCaps w:val="0"/>
                <w:noProof/>
                <w:kern w:val="2"/>
                <w:sz w:val="21"/>
                <w:szCs w:val="24"/>
                <w:lang w:val="en-US" w:eastAsia="ja-JP"/>
              </w:rPr>
              <w:tab/>
            </w:r>
            <w:r w:rsidRPr="00B23FCE">
              <w:rPr>
                <w:rStyle w:val="a4"/>
                <w:noProof/>
              </w:rPr>
              <w:t>Introduction</w:t>
            </w:r>
            <w:r>
              <w:rPr>
                <w:noProof/>
                <w:webHidden/>
              </w:rPr>
              <w:tab/>
            </w:r>
            <w:r>
              <w:rPr>
                <w:noProof/>
                <w:webHidden/>
              </w:rPr>
              <w:fldChar w:fldCharType="begin"/>
            </w:r>
            <w:r>
              <w:rPr>
                <w:noProof/>
                <w:webHidden/>
              </w:rPr>
              <w:instrText xml:space="preserve"> PAGEREF _Toc532516837 \h </w:instrText>
            </w:r>
          </w:ins>
          <w:r>
            <w:rPr>
              <w:noProof/>
              <w:webHidden/>
            </w:rPr>
          </w:r>
          <w:r>
            <w:rPr>
              <w:noProof/>
              <w:webHidden/>
            </w:rPr>
            <w:fldChar w:fldCharType="separate"/>
          </w:r>
          <w:ins w:id="194" w:author="adachi kento" w:date="2018-12-14T02:08:00Z">
            <w:r>
              <w:rPr>
                <w:noProof/>
                <w:webHidden/>
              </w:rPr>
              <w:t>13</w:t>
            </w:r>
            <w:r>
              <w:rPr>
                <w:noProof/>
                <w:webHidden/>
              </w:rPr>
              <w:fldChar w:fldCharType="end"/>
            </w:r>
            <w:r w:rsidRPr="00B23FCE">
              <w:rPr>
                <w:rStyle w:val="a4"/>
                <w:noProof/>
              </w:rPr>
              <w:fldChar w:fldCharType="end"/>
            </w:r>
          </w:ins>
        </w:p>
        <w:p w14:paraId="1CC93A31" w14:textId="16D89019" w:rsidR="00006754" w:rsidRDefault="00006754">
          <w:pPr>
            <w:pStyle w:val="21"/>
            <w:rPr>
              <w:ins w:id="195" w:author="adachi kento" w:date="2018-12-14T02:08:00Z"/>
              <w:smallCaps w:val="0"/>
              <w:noProof/>
              <w:kern w:val="2"/>
              <w:sz w:val="21"/>
              <w:szCs w:val="24"/>
              <w:lang w:val="en-US" w:eastAsia="ja-JP"/>
            </w:rPr>
          </w:pPr>
          <w:ins w:id="196" w:author="adachi kento" w:date="2018-12-14T02:08:00Z">
            <w:r w:rsidRPr="00B23FCE">
              <w:rPr>
                <w:rStyle w:val="a4"/>
                <w:noProof/>
              </w:rPr>
              <w:fldChar w:fldCharType="begin"/>
            </w:r>
            <w:r w:rsidRPr="00B23FCE">
              <w:rPr>
                <w:rStyle w:val="a4"/>
                <w:noProof/>
              </w:rPr>
              <w:instrText xml:space="preserve"> </w:instrText>
            </w:r>
            <w:r>
              <w:rPr>
                <w:noProof/>
              </w:rPr>
              <w:instrText>HYPERLINK \l "_Toc532516838"</w:instrText>
            </w:r>
            <w:r w:rsidRPr="00B23FCE">
              <w:rPr>
                <w:rStyle w:val="a4"/>
                <w:noProof/>
              </w:rPr>
              <w:instrText xml:space="preserve"> </w:instrText>
            </w:r>
            <w:r w:rsidRPr="00B23FCE">
              <w:rPr>
                <w:rStyle w:val="a4"/>
                <w:noProof/>
              </w:rPr>
              <w:fldChar w:fldCharType="separate"/>
            </w:r>
            <w:r w:rsidRPr="00B23FCE">
              <w:rPr>
                <w:rStyle w:val="a4"/>
                <w:noProof/>
              </w:rPr>
              <w:t>3.2</w:t>
            </w:r>
            <w:r>
              <w:rPr>
                <w:smallCaps w:val="0"/>
                <w:noProof/>
                <w:kern w:val="2"/>
                <w:sz w:val="21"/>
                <w:szCs w:val="24"/>
                <w:lang w:val="en-US" w:eastAsia="ja-JP"/>
              </w:rPr>
              <w:tab/>
            </w:r>
            <w:r w:rsidRPr="00B23FCE">
              <w:rPr>
                <w:rStyle w:val="a4"/>
                <w:noProof/>
              </w:rPr>
              <w:t>Overview of the System – Flow Chart</w:t>
            </w:r>
            <w:r>
              <w:rPr>
                <w:noProof/>
                <w:webHidden/>
              </w:rPr>
              <w:tab/>
            </w:r>
            <w:r>
              <w:rPr>
                <w:noProof/>
                <w:webHidden/>
              </w:rPr>
              <w:fldChar w:fldCharType="begin"/>
            </w:r>
            <w:r>
              <w:rPr>
                <w:noProof/>
                <w:webHidden/>
              </w:rPr>
              <w:instrText xml:space="preserve"> PAGEREF _Toc532516838 \h </w:instrText>
            </w:r>
          </w:ins>
          <w:r>
            <w:rPr>
              <w:noProof/>
              <w:webHidden/>
            </w:rPr>
          </w:r>
          <w:r>
            <w:rPr>
              <w:noProof/>
              <w:webHidden/>
            </w:rPr>
            <w:fldChar w:fldCharType="separate"/>
          </w:r>
          <w:ins w:id="197" w:author="adachi kento" w:date="2018-12-14T02:08:00Z">
            <w:r>
              <w:rPr>
                <w:noProof/>
                <w:webHidden/>
              </w:rPr>
              <w:t>13</w:t>
            </w:r>
            <w:r>
              <w:rPr>
                <w:noProof/>
                <w:webHidden/>
              </w:rPr>
              <w:fldChar w:fldCharType="end"/>
            </w:r>
            <w:r w:rsidRPr="00B23FCE">
              <w:rPr>
                <w:rStyle w:val="a4"/>
                <w:noProof/>
              </w:rPr>
              <w:fldChar w:fldCharType="end"/>
            </w:r>
          </w:ins>
        </w:p>
        <w:p w14:paraId="6ECA19AD" w14:textId="1DEE34CD" w:rsidR="00006754" w:rsidRDefault="00006754">
          <w:pPr>
            <w:pStyle w:val="21"/>
            <w:rPr>
              <w:ins w:id="198" w:author="adachi kento" w:date="2018-12-14T02:08:00Z"/>
              <w:smallCaps w:val="0"/>
              <w:noProof/>
              <w:kern w:val="2"/>
              <w:sz w:val="21"/>
              <w:szCs w:val="24"/>
              <w:lang w:val="en-US" w:eastAsia="ja-JP"/>
            </w:rPr>
          </w:pPr>
          <w:ins w:id="199" w:author="adachi kento" w:date="2018-12-14T02:08:00Z">
            <w:r w:rsidRPr="00B23FCE">
              <w:rPr>
                <w:rStyle w:val="a4"/>
                <w:noProof/>
              </w:rPr>
              <w:fldChar w:fldCharType="begin"/>
            </w:r>
            <w:r w:rsidRPr="00B23FCE">
              <w:rPr>
                <w:rStyle w:val="a4"/>
                <w:noProof/>
              </w:rPr>
              <w:instrText xml:space="preserve"> </w:instrText>
            </w:r>
            <w:r>
              <w:rPr>
                <w:noProof/>
              </w:rPr>
              <w:instrText>HYPERLINK \l "_Toc532516839"</w:instrText>
            </w:r>
            <w:r w:rsidRPr="00B23FCE">
              <w:rPr>
                <w:rStyle w:val="a4"/>
                <w:noProof/>
              </w:rPr>
              <w:instrText xml:space="preserve"> </w:instrText>
            </w:r>
            <w:r w:rsidRPr="00B23FCE">
              <w:rPr>
                <w:rStyle w:val="a4"/>
                <w:noProof/>
              </w:rPr>
              <w:fldChar w:fldCharType="separate"/>
            </w:r>
            <w:r w:rsidRPr="00B23FCE">
              <w:rPr>
                <w:rStyle w:val="a4"/>
                <w:noProof/>
              </w:rPr>
              <w:t>3.3</w:t>
            </w:r>
            <w:r>
              <w:rPr>
                <w:smallCaps w:val="0"/>
                <w:noProof/>
                <w:kern w:val="2"/>
                <w:sz w:val="21"/>
                <w:szCs w:val="24"/>
                <w:lang w:val="en-US" w:eastAsia="ja-JP"/>
              </w:rPr>
              <w:tab/>
            </w:r>
            <w:r w:rsidRPr="00B23FCE">
              <w:rPr>
                <w:rStyle w:val="a4"/>
                <w:noProof/>
              </w:rPr>
              <w:t>Hardware</w:t>
            </w:r>
            <w:r>
              <w:rPr>
                <w:noProof/>
                <w:webHidden/>
              </w:rPr>
              <w:tab/>
            </w:r>
            <w:r>
              <w:rPr>
                <w:noProof/>
                <w:webHidden/>
              </w:rPr>
              <w:fldChar w:fldCharType="begin"/>
            </w:r>
            <w:r>
              <w:rPr>
                <w:noProof/>
                <w:webHidden/>
              </w:rPr>
              <w:instrText xml:space="preserve"> PAGEREF _Toc532516839 \h </w:instrText>
            </w:r>
          </w:ins>
          <w:r>
            <w:rPr>
              <w:noProof/>
              <w:webHidden/>
            </w:rPr>
          </w:r>
          <w:r>
            <w:rPr>
              <w:noProof/>
              <w:webHidden/>
            </w:rPr>
            <w:fldChar w:fldCharType="separate"/>
          </w:r>
          <w:ins w:id="200" w:author="adachi kento" w:date="2018-12-14T02:08:00Z">
            <w:r>
              <w:rPr>
                <w:noProof/>
                <w:webHidden/>
              </w:rPr>
              <w:t>14</w:t>
            </w:r>
            <w:r>
              <w:rPr>
                <w:noProof/>
                <w:webHidden/>
              </w:rPr>
              <w:fldChar w:fldCharType="end"/>
            </w:r>
            <w:r w:rsidRPr="00B23FCE">
              <w:rPr>
                <w:rStyle w:val="a4"/>
                <w:noProof/>
              </w:rPr>
              <w:fldChar w:fldCharType="end"/>
            </w:r>
          </w:ins>
        </w:p>
        <w:p w14:paraId="5A4804AC" w14:textId="0C5ECB40" w:rsidR="00006754" w:rsidRDefault="00006754">
          <w:pPr>
            <w:pStyle w:val="21"/>
            <w:rPr>
              <w:ins w:id="201" w:author="adachi kento" w:date="2018-12-14T02:08:00Z"/>
              <w:smallCaps w:val="0"/>
              <w:noProof/>
              <w:kern w:val="2"/>
              <w:sz w:val="21"/>
              <w:szCs w:val="24"/>
              <w:lang w:val="en-US" w:eastAsia="ja-JP"/>
            </w:rPr>
          </w:pPr>
          <w:ins w:id="202" w:author="adachi kento" w:date="2018-12-14T02:08:00Z">
            <w:r w:rsidRPr="00B23FCE">
              <w:rPr>
                <w:rStyle w:val="a4"/>
                <w:noProof/>
              </w:rPr>
              <w:fldChar w:fldCharType="begin"/>
            </w:r>
            <w:r w:rsidRPr="00B23FCE">
              <w:rPr>
                <w:rStyle w:val="a4"/>
                <w:noProof/>
              </w:rPr>
              <w:instrText xml:space="preserve"> </w:instrText>
            </w:r>
            <w:r>
              <w:rPr>
                <w:noProof/>
              </w:rPr>
              <w:instrText>HYPERLINK \l "_Toc532516840"</w:instrText>
            </w:r>
            <w:r w:rsidRPr="00B23FCE">
              <w:rPr>
                <w:rStyle w:val="a4"/>
                <w:noProof/>
              </w:rPr>
              <w:instrText xml:space="preserve"> </w:instrText>
            </w:r>
            <w:r w:rsidRPr="00B23FCE">
              <w:rPr>
                <w:rStyle w:val="a4"/>
                <w:noProof/>
              </w:rPr>
              <w:fldChar w:fldCharType="separate"/>
            </w:r>
            <w:r w:rsidRPr="00B23FCE">
              <w:rPr>
                <w:rStyle w:val="a4"/>
                <w:noProof/>
              </w:rPr>
              <w:t>3.4</w:t>
            </w:r>
            <w:r>
              <w:rPr>
                <w:smallCaps w:val="0"/>
                <w:noProof/>
                <w:kern w:val="2"/>
                <w:sz w:val="21"/>
                <w:szCs w:val="24"/>
                <w:lang w:val="en-US" w:eastAsia="ja-JP"/>
              </w:rPr>
              <w:tab/>
            </w:r>
            <w:r w:rsidRPr="00B23FCE">
              <w:rPr>
                <w:rStyle w:val="a4"/>
                <w:noProof/>
              </w:rPr>
              <w:t>Software Development</w:t>
            </w:r>
            <w:r>
              <w:rPr>
                <w:noProof/>
                <w:webHidden/>
              </w:rPr>
              <w:tab/>
            </w:r>
            <w:r>
              <w:rPr>
                <w:noProof/>
                <w:webHidden/>
              </w:rPr>
              <w:fldChar w:fldCharType="begin"/>
            </w:r>
            <w:r>
              <w:rPr>
                <w:noProof/>
                <w:webHidden/>
              </w:rPr>
              <w:instrText xml:space="preserve"> PAGEREF _Toc532516840 \h </w:instrText>
            </w:r>
          </w:ins>
          <w:r>
            <w:rPr>
              <w:noProof/>
              <w:webHidden/>
            </w:rPr>
          </w:r>
          <w:r>
            <w:rPr>
              <w:noProof/>
              <w:webHidden/>
            </w:rPr>
            <w:fldChar w:fldCharType="separate"/>
          </w:r>
          <w:ins w:id="203" w:author="adachi kento" w:date="2018-12-14T02:08:00Z">
            <w:r>
              <w:rPr>
                <w:noProof/>
                <w:webHidden/>
              </w:rPr>
              <w:t>14</w:t>
            </w:r>
            <w:r>
              <w:rPr>
                <w:noProof/>
                <w:webHidden/>
              </w:rPr>
              <w:fldChar w:fldCharType="end"/>
            </w:r>
            <w:r w:rsidRPr="00B23FCE">
              <w:rPr>
                <w:rStyle w:val="a4"/>
                <w:noProof/>
              </w:rPr>
              <w:fldChar w:fldCharType="end"/>
            </w:r>
          </w:ins>
        </w:p>
        <w:p w14:paraId="17E81A05" w14:textId="6B4EECFE" w:rsidR="00006754" w:rsidRDefault="00006754">
          <w:pPr>
            <w:pStyle w:val="31"/>
            <w:rPr>
              <w:ins w:id="204" w:author="adachi kento" w:date="2018-12-14T02:08:00Z"/>
              <w:i w:val="0"/>
              <w:iCs w:val="0"/>
              <w:noProof/>
              <w:kern w:val="2"/>
              <w:sz w:val="21"/>
              <w:szCs w:val="24"/>
              <w:lang w:val="en-US" w:eastAsia="ja-JP"/>
            </w:rPr>
          </w:pPr>
          <w:ins w:id="205" w:author="adachi kento" w:date="2018-12-14T02:08:00Z">
            <w:r w:rsidRPr="00B23FCE">
              <w:rPr>
                <w:rStyle w:val="a4"/>
                <w:noProof/>
              </w:rPr>
              <w:fldChar w:fldCharType="begin"/>
            </w:r>
            <w:r w:rsidRPr="00B23FCE">
              <w:rPr>
                <w:rStyle w:val="a4"/>
                <w:noProof/>
              </w:rPr>
              <w:instrText xml:space="preserve"> </w:instrText>
            </w:r>
            <w:r>
              <w:rPr>
                <w:noProof/>
              </w:rPr>
              <w:instrText>HYPERLINK \l "_Toc532516841"</w:instrText>
            </w:r>
            <w:r w:rsidRPr="00B23FCE">
              <w:rPr>
                <w:rStyle w:val="a4"/>
                <w:noProof/>
              </w:rPr>
              <w:instrText xml:space="preserve"> </w:instrText>
            </w:r>
            <w:r w:rsidRPr="00B23FCE">
              <w:rPr>
                <w:rStyle w:val="a4"/>
                <w:noProof/>
              </w:rPr>
              <w:fldChar w:fldCharType="separate"/>
            </w:r>
            <w:r w:rsidRPr="00B23FCE">
              <w:rPr>
                <w:rStyle w:val="a4"/>
                <w:noProof/>
              </w:rPr>
              <w:t>3.4.1</w:t>
            </w:r>
            <w:r>
              <w:rPr>
                <w:i w:val="0"/>
                <w:iCs w:val="0"/>
                <w:noProof/>
                <w:kern w:val="2"/>
                <w:sz w:val="21"/>
                <w:szCs w:val="24"/>
                <w:lang w:val="en-US" w:eastAsia="ja-JP"/>
              </w:rPr>
              <w:tab/>
            </w:r>
            <w:r w:rsidRPr="00B23FCE">
              <w:rPr>
                <w:rStyle w:val="a4"/>
                <w:noProof/>
              </w:rPr>
              <w:t>Find Label from Picture</w:t>
            </w:r>
            <w:r>
              <w:rPr>
                <w:noProof/>
                <w:webHidden/>
              </w:rPr>
              <w:tab/>
            </w:r>
            <w:r>
              <w:rPr>
                <w:noProof/>
                <w:webHidden/>
              </w:rPr>
              <w:fldChar w:fldCharType="begin"/>
            </w:r>
            <w:r>
              <w:rPr>
                <w:noProof/>
                <w:webHidden/>
              </w:rPr>
              <w:instrText xml:space="preserve"> PAGEREF _Toc532516841 \h </w:instrText>
            </w:r>
          </w:ins>
          <w:r>
            <w:rPr>
              <w:noProof/>
              <w:webHidden/>
            </w:rPr>
          </w:r>
          <w:r>
            <w:rPr>
              <w:noProof/>
              <w:webHidden/>
            </w:rPr>
            <w:fldChar w:fldCharType="separate"/>
          </w:r>
          <w:ins w:id="206" w:author="adachi kento" w:date="2018-12-14T02:08:00Z">
            <w:r>
              <w:rPr>
                <w:noProof/>
                <w:webHidden/>
              </w:rPr>
              <w:t>15</w:t>
            </w:r>
            <w:r>
              <w:rPr>
                <w:noProof/>
                <w:webHidden/>
              </w:rPr>
              <w:fldChar w:fldCharType="end"/>
            </w:r>
            <w:r w:rsidRPr="00B23FCE">
              <w:rPr>
                <w:rStyle w:val="a4"/>
                <w:noProof/>
              </w:rPr>
              <w:fldChar w:fldCharType="end"/>
            </w:r>
          </w:ins>
        </w:p>
        <w:p w14:paraId="3E3AFBFF" w14:textId="51B193E1" w:rsidR="00006754" w:rsidRDefault="00006754">
          <w:pPr>
            <w:pStyle w:val="31"/>
            <w:rPr>
              <w:ins w:id="207" w:author="adachi kento" w:date="2018-12-14T02:08:00Z"/>
              <w:i w:val="0"/>
              <w:iCs w:val="0"/>
              <w:noProof/>
              <w:kern w:val="2"/>
              <w:sz w:val="21"/>
              <w:szCs w:val="24"/>
              <w:lang w:val="en-US" w:eastAsia="ja-JP"/>
            </w:rPr>
          </w:pPr>
          <w:ins w:id="208" w:author="adachi kento" w:date="2018-12-14T02:08:00Z">
            <w:r w:rsidRPr="00B23FCE">
              <w:rPr>
                <w:rStyle w:val="a4"/>
                <w:noProof/>
              </w:rPr>
              <w:lastRenderedPageBreak/>
              <w:fldChar w:fldCharType="begin"/>
            </w:r>
            <w:r w:rsidRPr="00B23FCE">
              <w:rPr>
                <w:rStyle w:val="a4"/>
                <w:noProof/>
              </w:rPr>
              <w:instrText xml:space="preserve"> </w:instrText>
            </w:r>
            <w:r>
              <w:rPr>
                <w:noProof/>
              </w:rPr>
              <w:instrText>HYPERLINK \l "_Toc532516842"</w:instrText>
            </w:r>
            <w:r w:rsidRPr="00B23FCE">
              <w:rPr>
                <w:rStyle w:val="a4"/>
                <w:noProof/>
              </w:rPr>
              <w:instrText xml:space="preserve"> </w:instrText>
            </w:r>
            <w:r w:rsidRPr="00B23FCE">
              <w:rPr>
                <w:rStyle w:val="a4"/>
                <w:noProof/>
              </w:rPr>
              <w:fldChar w:fldCharType="separate"/>
            </w:r>
            <w:r w:rsidRPr="00B23FCE">
              <w:rPr>
                <w:rStyle w:val="a4"/>
                <w:noProof/>
              </w:rPr>
              <w:t>3.4.2</w:t>
            </w:r>
            <w:r>
              <w:rPr>
                <w:i w:val="0"/>
                <w:iCs w:val="0"/>
                <w:noProof/>
                <w:kern w:val="2"/>
                <w:sz w:val="21"/>
                <w:szCs w:val="24"/>
                <w:lang w:val="en-US" w:eastAsia="ja-JP"/>
              </w:rPr>
              <w:tab/>
            </w:r>
            <w:r w:rsidRPr="00B23FCE">
              <w:rPr>
                <w:rStyle w:val="a4"/>
                <w:noProof/>
              </w:rPr>
              <w:t>Image Processing</w:t>
            </w:r>
            <w:r>
              <w:rPr>
                <w:noProof/>
                <w:webHidden/>
              </w:rPr>
              <w:tab/>
            </w:r>
            <w:r>
              <w:rPr>
                <w:noProof/>
                <w:webHidden/>
              </w:rPr>
              <w:fldChar w:fldCharType="begin"/>
            </w:r>
            <w:r>
              <w:rPr>
                <w:noProof/>
                <w:webHidden/>
              </w:rPr>
              <w:instrText xml:space="preserve"> PAGEREF _Toc532516842 \h </w:instrText>
            </w:r>
          </w:ins>
          <w:r>
            <w:rPr>
              <w:noProof/>
              <w:webHidden/>
            </w:rPr>
          </w:r>
          <w:r>
            <w:rPr>
              <w:noProof/>
              <w:webHidden/>
            </w:rPr>
            <w:fldChar w:fldCharType="separate"/>
          </w:r>
          <w:ins w:id="209" w:author="adachi kento" w:date="2018-12-14T02:08:00Z">
            <w:r>
              <w:rPr>
                <w:noProof/>
                <w:webHidden/>
              </w:rPr>
              <w:t>15</w:t>
            </w:r>
            <w:r>
              <w:rPr>
                <w:noProof/>
                <w:webHidden/>
              </w:rPr>
              <w:fldChar w:fldCharType="end"/>
            </w:r>
            <w:r w:rsidRPr="00B23FCE">
              <w:rPr>
                <w:rStyle w:val="a4"/>
                <w:noProof/>
              </w:rPr>
              <w:fldChar w:fldCharType="end"/>
            </w:r>
          </w:ins>
        </w:p>
        <w:p w14:paraId="77E238BB" w14:textId="27DC79C6" w:rsidR="00006754" w:rsidRDefault="00006754">
          <w:pPr>
            <w:pStyle w:val="31"/>
            <w:rPr>
              <w:ins w:id="210" w:author="adachi kento" w:date="2018-12-14T02:08:00Z"/>
              <w:i w:val="0"/>
              <w:iCs w:val="0"/>
              <w:noProof/>
              <w:kern w:val="2"/>
              <w:sz w:val="21"/>
              <w:szCs w:val="24"/>
              <w:lang w:val="en-US" w:eastAsia="ja-JP"/>
            </w:rPr>
          </w:pPr>
          <w:ins w:id="211" w:author="adachi kento" w:date="2018-12-14T02:08:00Z">
            <w:r w:rsidRPr="00B23FCE">
              <w:rPr>
                <w:rStyle w:val="a4"/>
                <w:noProof/>
              </w:rPr>
              <w:fldChar w:fldCharType="begin"/>
            </w:r>
            <w:r w:rsidRPr="00B23FCE">
              <w:rPr>
                <w:rStyle w:val="a4"/>
                <w:noProof/>
              </w:rPr>
              <w:instrText xml:space="preserve"> </w:instrText>
            </w:r>
            <w:r>
              <w:rPr>
                <w:noProof/>
              </w:rPr>
              <w:instrText>HYPERLINK \l "_Toc532516843"</w:instrText>
            </w:r>
            <w:r w:rsidRPr="00B23FCE">
              <w:rPr>
                <w:rStyle w:val="a4"/>
                <w:noProof/>
              </w:rPr>
              <w:instrText xml:space="preserve"> </w:instrText>
            </w:r>
            <w:r w:rsidRPr="00B23FCE">
              <w:rPr>
                <w:rStyle w:val="a4"/>
                <w:noProof/>
              </w:rPr>
              <w:fldChar w:fldCharType="separate"/>
            </w:r>
            <w:r w:rsidRPr="00B23FCE">
              <w:rPr>
                <w:rStyle w:val="a4"/>
                <w:noProof/>
              </w:rPr>
              <w:t>3.4.3</w:t>
            </w:r>
            <w:r>
              <w:rPr>
                <w:i w:val="0"/>
                <w:iCs w:val="0"/>
                <w:noProof/>
                <w:kern w:val="2"/>
                <w:sz w:val="21"/>
                <w:szCs w:val="24"/>
                <w:lang w:val="en-US" w:eastAsia="ja-JP"/>
              </w:rPr>
              <w:tab/>
            </w:r>
            <w:r w:rsidRPr="00B23FCE">
              <w:rPr>
                <w:rStyle w:val="a4"/>
                <w:noProof/>
              </w:rPr>
              <w:t>Text Recognition</w:t>
            </w:r>
            <w:r>
              <w:rPr>
                <w:noProof/>
                <w:webHidden/>
              </w:rPr>
              <w:tab/>
            </w:r>
            <w:r>
              <w:rPr>
                <w:noProof/>
                <w:webHidden/>
              </w:rPr>
              <w:fldChar w:fldCharType="begin"/>
            </w:r>
            <w:r>
              <w:rPr>
                <w:noProof/>
                <w:webHidden/>
              </w:rPr>
              <w:instrText xml:space="preserve"> PAGEREF _Toc532516843 \h </w:instrText>
            </w:r>
          </w:ins>
          <w:r>
            <w:rPr>
              <w:noProof/>
              <w:webHidden/>
            </w:rPr>
          </w:r>
          <w:r>
            <w:rPr>
              <w:noProof/>
              <w:webHidden/>
            </w:rPr>
            <w:fldChar w:fldCharType="separate"/>
          </w:r>
          <w:ins w:id="212" w:author="adachi kento" w:date="2018-12-14T02:08:00Z">
            <w:r>
              <w:rPr>
                <w:noProof/>
                <w:webHidden/>
              </w:rPr>
              <w:t>16</w:t>
            </w:r>
            <w:r>
              <w:rPr>
                <w:noProof/>
                <w:webHidden/>
              </w:rPr>
              <w:fldChar w:fldCharType="end"/>
            </w:r>
            <w:r w:rsidRPr="00B23FCE">
              <w:rPr>
                <w:rStyle w:val="a4"/>
                <w:noProof/>
              </w:rPr>
              <w:fldChar w:fldCharType="end"/>
            </w:r>
          </w:ins>
        </w:p>
        <w:p w14:paraId="3CA748A2" w14:textId="788E89FD" w:rsidR="00006754" w:rsidRDefault="00006754">
          <w:pPr>
            <w:pStyle w:val="21"/>
            <w:rPr>
              <w:ins w:id="213" w:author="adachi kento" w:date="2018-12-14T02:08:00Z"/>
              <w:smallCaps w:val="0"/>
              <w:noProof/>
              <w:kern w:val="2"/>
              <w:sz w:val="21"/>
              <w:szCs w:val="24"/>
              <w:lang w:val="en-US" w:eastAsia="ja-JP"/>
            </w:rPr>
          </w:pPr>
          <w:ins w:id="214" w:author="adachi kento" w:date="2018-12-14T02:08:00Z">
            <w:r w:rsidRPr="00B23FCE">
              <w:rPr>
                <w:rStyle w:val="a4"/>
                <w:noProof/>
              </w:rPr>
              <w:fldChar w:fldCharType="begin"/>
            </w:r>
            <w:r w:rsidRPr="00B23FCE">
              <w:rPr>
                <w:rStyle w:val="a4"/>
                <w:noProof/>
              </w:rPr>
              <w:instrText xml:space="preserve"> </w:instrText>
            </w:r>
            <w:r>
              <w:rPr>
                <w:noProof/>
              </w:rPr>
              <w:instrText>HYPERLINK \l "_Toc532516844"</w:instrText>
            </w:r>
            <w:r w:rsidRPr="00B23FCE">
              <w:rPr>
                <w:rStyle w:val="a4"/>
                <w:noProof/>
              </w:rPr>
              <w:instrText xml:space="preserve"> </w:instrText>
            </w:r>
            <w:r w:rsidRPr="00B23FCE">
              <w:rPr>
                <w:rStyle w:val="a4"/>
                <w:noProof/>
              </w:rPr>
              <w:fldChar w:fldCharType="separate"/>
            </w:r>
            <w:r w:rsidRPr="00B23FCE">
              <w:rPr>
                <w:rStyle w:val="a4"/>
                <w:noProof/>
              </w:rPr>
              <w:t>3.5</w:t>
            </w:r>
            <w:r>
              <w:rPr>
                <w:smallCaps w:val="0"/>
                <w:noProof/>
                <w:kern w:val="2"/>
                <w:sz w:val="21"/>
                <w:szCs w:val="24"/>
                <w:lang w:val="en-US" w:eastAsia="ja-JP"/>
              </w:rPr>
              <w:tab/>
            </w:r>
            <w:r w:rsidRPr="00B23FCE">
              <w:rPr>
                <w:rStyle w:val="a4"/>
                <w:noProof/>
              </w:rPr>
              <w:t>Data Labeling</w:t>
            </w:r>
            <w:r>
              <w:rPr>
                <w:noProof/>
                <w:webHidden/>
              </w:rPr>
              <w:tab/>
            </w:r>
            <w:r>
              <w:rPr>
                <w:noProof/>
                <w:webHidden/>
              </w:rPr>
              <w:fldChar w:fldCharType="begin"/>
            </w:r>
            <w:r>
              <w:rPr>
                <w:noProof/>
                <w:webHidden/>
              </w:rPr>
              <w:instrText xml:space="preserve"> PAGEREF _Toc532516844 \h </w:instrText>
            </w:r>
          </w:ins>
          <w:r>
            <w:rPr>
              <w:noProof/>
              <w:webHidden/>
            </w:rPr>
          </w:r>
          <w:r>
            <w:rPr>
              <w:noProof/>
              <w:webHidden/>
            </w:rPr>
            <w:fldChar w:fldCharType="separate"/>
          </w:r>
          <w:ins w:id="215" w:author="adachi kento" w:date="2018-12-14T02:08:00Z">
            <w:r>
              <w:rPr>
                <w:noProof/>
                <w:webHidden/>
              </w:rPr>
              <w:t>16</w:t>
            </w:r>
            <w:r>
              <w:rPr>
                <w:noProof/>
                <w:webHidden/>
              </w:rPr>
              <w:fldChar w:fldCharType="end"/>
            </w:r>
            <w:r w:rsidRPr="00B23FCE">
              <w:rPr>
                <w:rStyle w:val="a4"/>
                <w:noProof/>
              </w:rPr>
              <w:fldChar w:fldCharType="end"/>
            </w:r>
          </w:ins>
        </w:p>
        <w:p w14:paraId="789A3B80" w14:textId="2D5E88E0" w:rsidR="00006754" w:rsidRDefault="00006754">
          <w:pPr>
            <w:pStyle w:val="31"/>
            <w:rPr>
              <w:ins w:id="216" w:author="adachi kento" w:date="2018-12-14T02:08:00Z"/>
              <w:i w:val="0"/>
              <w:iCs w:val="0"/>
              <w:noProof/>
              <w:kern w:val="2"/>
              <w:sz w:val="21"/>
              <w:szCs w:val="24"/>
              <w:lang w:val="en-US" w:eastAsia="ja-JP"/>
            </w:rPr>
          </w:pPr>
          <w:ins w:id="217" w:author="adachi kento" w:date="2018-12-14T02:08:00Z">
            <w:r w:rsidRPr="00B23FCE">
              <w:rPr>
                <w:rStyle w:val="a4"/>
                <w:noProof/>
              </w:rPr>
              <w:fldChar w:fldCharType="begin"/>
            </w:r>
            <w:r w:rsidRPr="00B23FCE">
              <w:rPr>
                <w:rStyle w:val="a4"/>
                <w:noProof/>
              </w:rPr>
              <w:instrText xml:space="preserve"> </w:instrText>
            </w:r>
            <w:r>
              <w:rPr>
                <w:noProof/>
              </w:rPr>
              <w:instrText>HYPERLINK \l "_Toc532516845"</w:instrText>
            </w:r>
            <w:r w:rsidRPr="00B23FCE">
              <w:rPr>
                <w:rStyle w:val="a4"/>
                <w:noProof/>
              </w:rPr>
              <w:instrText xml:space="preserve"> </w:instrText>
            </w:r>
            <w:r w:rsidRPr="00B23FCE">
              <w:rPr>
                <w:rStyle w:val="a4"/>
                <w:noProof/>
              </w:rPr>
              <w:fldChar w:fldCharType="separate"/>
            </w:r>
            <w:r w:rsidRPr="00B23FCE">
              <w:rPr>
                <w:rStyle w:val="a4"/>
                <w:noProof/>
              </w:rPr>
              <w:t>3.5.1</w:t>
            </w:r>
            <w:r>
              <w:rPr>
                <w:i w:val="0"/>
                <w:iCs w:val="0"/>
                <w:noProof/>
                <w:kern w:val="2"/>
                <w:sz w:val="21"/>
                <w:szCs w:val="24"/>
                <w:lang w:val="en-US" w:eastAsia="ja-JP"/>
              </w:rPr>
              <w:tab/>
            </w:r>
            <w:r w:rsidRPr="00B23FCE">
              <w:rPr>
                <w:rStyle w:val="a4"/>
                <w:noProof/>
              </w:rPr>
              <w:t>Data Augmentation</w:t>
            </w:r>
            <w:r>
              <w:rPr>
                <w:noProof/>
                <w:webHidden/>
              </w:rPr>
              <w:tab/>
            </w:r>
            <w:r>
              <w:rPr>
                <w:noProof/>
                <w:webHidden/>
              </w:rPr>
              <w:fldChar w:fldCharType="begin"/>
            </w:r>
            <w:r>
              <w:rPr>
                <w:noProof/>
                <w:webHidden/>
              </w:rPr>
              <w:instrText xml:space="preserve"> PAGEREF _Toc532516845 \h </w:instrText>
            </w:r>
          </w:ins>
          <w:r>
            <w:rPr>
              <w:noProof/>
              <w:webHidden/>
            </w:rPr>
          </w:r>
          <w:r>
            <w:rPr>
              <w:noProof/>
              <w:webHidden/>
            </w:rPr>
            <w:fldChar w:fldCharType="separate"/>
          </w:r>
          <w:ins w:id="218" w:author="adachi kento" w:date="2018-12-14T02:08:00Z">
            <w:r>
              <w:rPr>
                <w:noProof/>
                <w:webHidden/>
              </w:rPr>
              <w:t>16</w:t>
            </w:r>
            <w:r>
              <w:rPr>
                <w:noProof/>
                <w:webHidden/>
              </w:rPr>
              <w:fldChar w:fldCharType="end"/>
            </w:r>
            <w:r w:rsidRPr="00B23FCE">
              <w:rPr>
                <w:rStyle w:val="a4"/>
                <w:noProof/>
              </w:rPr>
              <w:fldChar w:fldCharType="end"/>
            </w:r>
          </w:ins>
        </w:p>
        <w:p w14:paraId="4FE996BC" w14:textId="2CE89B32" w:rsidR="00006754" w:rsidRDefault="00006754">
          <w:pPr>
            <w:pStyle w:val="21"/>
            <w:rPr>
              <w:ins w:id="219" w:author="adachi kento" w:date="2018-12-14T02:08:00Z"/>
              <w:smallCaps w:val="0"/>
              <w:noProof/>
              <w:kern w:val="2"/>
              <w:sz w:val="21"/>
              <w:szCs w:val="24"/>
              <w:lang w:val="en-US" w:eastAsia="ja-JP"/>
            </w:rPr>
          </w:pPr>
          <w:ins w:id="220" w:author="adachi kento" w:date="2018-12-14T02:08:00Z">
            <w:r w:rsidRPr="00B23FCE">
              <w:rPr>
                <w:rStyle w:val="a4"/>
                <w:noProof/>
              </w:rPr>
              <w:fldChar w:fldCharType="begin"/>
            </w:r>
            <w:r w:rsidRPr="00B23FCE">
              <w:rPr>
                <w:rStyle w:val="a4"/>
                <w:noProof/>
              </w:rPr>
              <w:instrText xml:space="preserve"> </w:instrText>
            </w:r>
            <w:r>
              <w:rPr>
                <w:noProof/>
              </w:rPr>
              <w:instrText>HYPERLINK \l "_Toc532516846"</w:instrText>
            </w:r>
            <w:r w:rsidRPr="00B23FCE">
              <w:rPr>
                <w:rStyle w:val="a4"/>
                <w:noProof/>
              </w:rPr>
              <w:instrText xml:space="preserve"> </w:instrText>
            </w:r>
            <w:r w:rsidRPr="00B23FCE">
              <w:rPr>
                <w:rStyle w:val="a4"/>
                <w:noProof/>
              </w:rPr>
              <w:fldChar w:fldCharType="separate"/>
            </w:r>
            <w:r w:rsidRPr="00B23FCE">
              <w:rPr>
                <w:rStyle w:val="a4"/>
                <w:noProof/>
              </w:rPr>
              <w:t>3.6</w:t>
            </w:r>
            <w:r>
              <w:rPr>
                <w:smallCaps w:val="0"/>
                <w:noProof/>
                <w:kern w:val="2"/>
                <w:sz w:val="21"/>
                <w:szCs w:val="24"/>
                <w:lang w:val="en-US" w:eastAsia="ja-JP"/>
              </w:rPr>
              <w:tab/>
            </w:r>
            <w:r w:rsidRPr="00B23FCE">
              <w:rPr>
                <w:rStyle w:val="a4"/>
                <w:noProof/>
              </w:rPr>
              <w:t>Yolo Model</w:t>
            </w:r>
            <w:r>
              <w:rPr>
                <w:noProof/>
                <w:webHidden/>
              </w:rPr>
              <w:tab/>
            </w:r>
            <w:r>
              <w:rPr>
                <w:noProof/>
                <w:webHidden/>
              </w:rPr>
              <w:fldChar w:fldCharType="begin"/>
            </w:r>
            <w:r>
              <w:rPr>
                <w:noProof/>
                <w:webHidden/>
              </w:rPr>
              <w:instrText xml:space="preserve"> PAGEREF _Toc532516846 \h </w:instrText>
            </w:r>
          </w:ins>
          <w:r>
            <w:rPr>
              <w:noProof/>
              <w:webHidden/>
            </w:rPr>
          </w:r>
          <w:r>
            <w:rPr>
              <w:noProof/>
              <w:webHidden/>
            </w:rPr>
            <w:fldChar w:fldCharType="separate"/>
          </w:r>
          <w:ins w:id="221" w:author="adachi kento" w:date="2018-12-14T02:08:00Z">
            <w:r>
              <w:rPr>
                <w:noProof/>
                <w:webHidden/>
              </w:rPr>
              <w:t>16</w:t>
            </w:r>
            <w:r>
              <w:rPr>
                <w:noProof/>
                <w:webHidden/>
              </w:rPr>
              <w:fldChar w:fldCharType="end"/>
            </w:r>
            <w:r w:rsidRPr="00B23FCE">
              <w:rPr>
                <w:rStyle w:val="a4"/>
                <w:noProof/>
              </w:rPr>
              <w:fldChar w:fldCharType="end"/>
            </w:r>
          </w:ins>
        </w:p>
        <w:p w14:paraId="4F48803D" w14:textId="17CB601E" w:rsidR="00006754" w:rsidRDefault="00006754">
          <w:pPr>
            <w:pStyle w:val="21"/>
            <w:rPr>
              <w:ins w:id="222" w:author="adachi kento" w:date="2018-12-14T02:08:00Z"/>
              <w:smallCaps w:val="0"/>
              <w:noProof/>
              <w:kern w:val="2"/>
              <w:sz w:val="21"/>
              <w:szCs w:val="24"/>
              <w:lang w:val="en-US" w:eastAsia="ja-JP"/>
            </w:rPr>
          </w:pPr>
          <w:ins w:id="223" w:author="adachi kento" w:date="2018-12-14T02:08:00Z">
            <w:r w:rsidRPr="00B23FCE">
              <w:rPr>
                <w:rStyle w:val="a4"/>
                <w:noProof/>
              </w:rPr>
              <w:fldChar w:fldCharType="begin"/>
            </w:r>
            <w:r w:rsidRPr="00B23FCE">
              <w:rPr>
                <w:rStyle w:val="a4"/>
                <w:noProof/>
              </w:rPr>
              <w:instrText xml:space="preserve"> </w:instrText>
            </w:r>
            <w:r>
              <w:rPr>
                <w:noProof/>
              </w:rPr>
              <w:instrText>HYPERLINK \l "_Toc532516847"</w:instrText>
            </w:r>
            <w:r w:rsidRPr="00B23FCE">
              <w:rPr>
                <w:rStyle w:val="a4"/>
                <w:noProof/>
              </w:rPr>
              <w:instrText xml:space="preserve"> </w:instrText>
            </w:r>
            <w:r w:rsidRPr="00B23FCE">
              <w:rPr>
                <w:rStyle w:val="a4"/>
                <w:noProof/>
              </w:rPr>
              <w:fldChar w:fldCharType="separate"/>
            </w:r>
            <w:r w:rsidRPr="00B23FCE">
              <w:rPr>
                <w:rStyle w:val="a4"/>
                <w:noProof/>
              </w:rPr>
              <w:t>3.7</w:t>
            </w:r>
            <w:r>
              <w:rPr>
                <w:smallCaps w:val="0"/>
                <w:noProof/>
                <w:kern w:val="2"/>
                <w:sz w:val="21"/>
                <w:szCs w:val="24"/>
                <w:lang w:val="en-US" w:eastAsia="ja-JP"/>
              </w:rPr>
              <w:tab/>
            </w:r>
            <w:r w:rsidRPr="00B23FCE">
              <w:rPr>
                <w:rStyle w:val="a4"/>
                <w:noProof/>
              </w:rPr>
              <w:t>Gannt Chart</w:t>
            </w:r>
            <w:r>
              <w:rPr>
                <w:noProof/>
                <w:webHidden/>
              </w:rPr>
              <w:tab/>
            </w:r>
            <w:r>
              <w:rPr>
                <w:noProof/>
                <w:webHidden/>
              </w:rPr>
              <w:fldChar w:fldCharType="begin"/>
            </w:r>
            <w:r>
              <w:rPr>
                <w:noProof/>
                <w:webHidden/>
              </w:rPr>
              <w:instrText xml:space="preserve"> PAGEREF _Toc532516847 \h </w:instrText>
            </w:r>
          </w:ins>
          <w:r>
            <w:rPr>
              <w:noProof/>
              <w:webHidden/>
            </w:rPr>
          </w:r>
          <w:r>
            <w:rPr>
              <w:noProof/>
              <w:webHidden/>
            </w:rPr>
            <w:fldChar w:fldCharType="separate"/>
          </w:r>
          <w:ins w:id="224" w:author="adachi kento" w:date="2018-12-14T02:08:00Z">
            <w:r>
              <w:rPr>
                <w:noProof/>
                <w:webHidden/>
              </w:rPr>
              <w:t>17</w:t>
            </w:r>
            <w:r>
              <w:rPr>
                <w:noProof/>
                <w:webHidden/>
              </w:rPr>
              <w:fldChar w:fldCharType="end"/>
            </w:r>
            <w:r w:rsidRPr="00B23FCE">
              <w:rPr>
                <w:rStyle w:val="a4"/>
                <w:noProof/>
              </w:rPr>
              <w:fldChar w:fldCharType="end"/>
            </w:r>
          </w:ins>
        </w:p>
        <w:p w14:paraId="2B6C8B1D" w14:textId="2511C2AF" w:rsidR="00006754" w:rsidRDefault="00006754" w:rsidP="00006754">
          <w:pPr>
            <w:pStyle w:val="11"/>
            <w:rPr>
              <w:ins w:id="225" w:author="adachi kento" w:date="2018-12-14T02:08:00Z"/>
              <w:noProof/>
              <w:kern w:val="2"/>
              <w:sz w:val="21"/>
              <w:szCs w:val="24"/>
              <w:lang w:val="en-US" w:eastAsia="ja-JP"/>
            </w:rPr>
          </w:pPr>
          <w:ins w:id="226" w:author="adachi kento" w:date="2018-12-14T02:08:00Z">
            <w:r w:rsidRPr="00B23FCE">
              <w:rPr>
                <w:rStyle w:val="a4"/>
                <w:noProof/>
              </w:rPr>
              <w:fldChar w:fldCharType="begin"/>
            </w:r>
            <w:r w:rsidRPr="00B23FCE">
              <w:rPr>
                <w:rStyle w:val="a4"/>
                <w:noProof/>
              </w:rPr>
              <w:instrText xml:space="preserve"> </w:instrText>
            </w:r>
            <w:r>
              <w:rPr>
                <w:noProof/>
              </w:rPr>
              <w:instrText>HYPERLINK \l "_Toc532516848"</w:instrText>
            </w:r>
            <w:r w:rsidRPr="00B23FCE">
              <w:rPr>
                <w:rStyle w:val="a4"/>
                <w:noProof/>
              </w:rPr>
              <w:instrText xml:space="preserve"> </w:instrText>
            </w:r>
            <w:r w:rsidRPr="00B23FCE">
              <w:rPr>
                <w:rStyle w:val="a4"/>
                <w:noProof/>
              </w:rPr>
              <w:fldChar w:fldCharType="separate"/>
            </w:r>
            <w:r>
              <w:rPr>
                <w:noProof/>
                <w:kern w:val="2"/>
                <w:sz w:val="21"/>
                <w:szCs w:val="24"/>
                <w:lang w:val="en-US" w:eastAsia="ja-JP"/>
              </w:rPr>
              <w:tab/>
            </w:r>
            <w:r w:rsidRPr="00B23FCE">
              <w:rPr>
                <w:rStyle w:val="a4"/>
                <w:noProof/>
              </w:rPr>
              <w:t>RESULTS</w:t>
            </w:r>
            <w:r>
              <w:rPr>
                <w:noProof/>
                <w:webHidden/>
              </w:rPr>
              <w:tab/>
            </w:r>
            <w:r>
              <w:rPr>
                <w:noProof/>
                <w:webHidden/>
              </w:rPr>
              <w:fldChar w:fldCharType="begin"/>
            </w:r>
            <w:r>
              <w:rPr>
                <w:noProof/>
                <w:webHidden/>
              </w:rPr>
              <w:instrText xml:space="preserve"> PAGEREF _Toc532516848 \h </w:instrText>
            </w:r>
          </w:ins>
          <w:r>
            <w:rPr>
              <w:noProof/>
              <w:webHidden/>
            </w:rPr>
          </w:r>
          <w:r>
            <w:rPr>
              <w:noProof/>
              <w:webHidden/>
            </w:rPr>
            <w:fldChar w:fldCharType="separate"/>
          </w:r>
          <w:ins w:id="227" w:author="adachi kento" w:date="2018-12-14T02:08:00Z">
            <w:r>
              <w:rPr>
                <w:noProof/>
                <w:webHidden/>
              </w:rPr>
              <w:t>19</w:t>
            </w:r>
            <w:r>
              <w:rPr>
                <w:noProof/>
                <w:webHidden/>
              </w:rPr>
              <w:fldChar w:fldCharType="end"/>
            </w:r>
            <w:r w:rsidRPr="00B23FCE">
              <w:rPr>
                <w:rStyle w:val="a4"/>
                <w:noProof/>
              </w:rPr>
              <w:fldChar w:fldCharType="end"/>
            </w:r>
          </w:ins>
        </w:p>
        <w:p w14:paraId="7E21A109" w14:textId="7167A111" w:rsidR="00006754" w:rsidRDefault="00006754" w:rsidP="00006754">
          <w:pPr>
            <w:pStyle w:val="11"/>
            <w:rPr>
              <w:ins w:id="228" w:author="adachi kento" w:date="2018-12-14T02:08:00Z"/>
              <w:noProof/>
              <w:kern w:val="2"/>
              <w:sz w:val="21"/>
              <w:szCs w:val="24"/>
              <w:lang w:val="en-US" w:eastAsia="ja-JP"/>
            </w:rPr>
          </w:pPr>
          <w:ins w:id="229" w:author="adachi kento" w:date="2018-12-14T02:08:00Z">
            <w:r w:rsidRPr="00B23FCE">
              <w:rPr>
                <w:rStyle w:val="a4"/>
                <w:noProof/>
              </w:rPr>
              <w:fldChar w:fldCharType="begin"/>
            </w:r>
            <w:r w:rsidRPr="00B23FCE">
              <w:rPr>
                <w:rStyle w:val="a4"/>
                <w:noProof/>
              </w:rPr>
              <w:instrText xml:space="preserve"> </w:instrText>
            </w:r>
            <w:r>
              <w:rPr>
                <w:noProof/>
              </w:rPr>
              <w:instrText>HYPERLINK \l "_Toc532516849"</w:instrText>
            </w:r>
            <w:r w:rsidRPr="00B23FCE">
              <w:rPr>
                <w:rStyle w:val="a4"/>
                <w:noProof/>
              </w:rPr>
              <w:instrText xml:space="preserve"> </w:instrText>
            </w:r>
            <w:r w:rsidRPr="00B23FCE">
              <w:rPr>
                <w:rStyle w:val="a4"/>
                <w:noProof/>
              </w:rPr>
              <w:fldChar w:fldCharType="separate"/>
            </w:r>
            <w:r w:rsidRPr="00B23FCE">
              <w:rPr>
                <w:rStyle w:val="a4"/>
                <w:noProof/>
              </w:rPr>
              <w:t>CHAPTER 4</w:t>
            </w:r>
            <w:r>
              <w:rPr>
                <w:noProof/>
                <w:webHidden/>
              </w:rPr>
              <w:tab/>
            </w:r>
            <w:r>
              <w:rPr>
                <w:noProof/>
                <w:webHidden/>
              </w:rPr>
              <w:fldChar w:fldCharType="begin"/>
            </w:r>
            <w:r>
              <w:rPr>
                <w:noProof/>
                <w:webHidden/>
              </w:rPr>
              <w:instrText xml:space="preserve"> PAGEREF _Toc532516849 \h </w:instrText>
            </w:r>
          </w:ins>
          <w:r>
            <w:rPr>
              <w:noProof/>
              <w:webHidden/>
            </w:rPr>
          </w:r>
          <w:r>
            <w:rPr>
              <w:noProof/>
              <w:webHidden/>
            </w:rPr>
            <w:fldChar w:fldCharType="separate"/>
          </w:r>
          <w:ins w:id="230" w:author="adachi kento" w:date="2018-12-14T02:08:00Z">
            <w:r>
              <w:rPr>
                <w:noProof/>
                <w:webHidden/>
              </w:rPr>
              <w:t>19</w:t>
            </w:r>
            <w:r>
              <w:rPr>
                <w:noProof/>
                <w:webHidden/>
              </w:rPr>
              <w:fldChar w:fldCharType="end"/>
            </w:r>
            <w:r w:rsidRPr="00B23FCE">
              <w:rPr>
                <w:rStyle w:val="a4"/>
                <w:noProof/>
              </w:rPr>
              <w:fldChar w:fldCharType="end"/>
            </w:r>
          </w:ins>
        </w:p>
        <w:p w14:paraId="6B2BDDBD" w14:textId="6C3122DA" w:rsidR="00006754" w:rsidRDefault="00006754">
          <w:pPr>
            <w:pStyle w:val="21"/>
            <w:rPr>
              <w:ins w:id="231" w:author="adachi kento" w:date="2018-12-14T02:08:00Z"/>
              <w:smallCaps w:val="0"/>
              <w:noProof/>
              <w:kern w:val="2"/>
              <w:sz w:val="21"/>
              <w:szCs w:val="24"/>
              <w:lang w:val="en-US" w:eastAsia="ja-JP"/>
            </w:rPr>
          </w:pPr>
          <w:ins w:id="232" w:author="adachi kento" w:date="2018-12-14T02:08:00Z">
            <w:r w:rsidRPr="00B23FCE">
              <w:rPr>
                <w:rStyle w:val="a4"/>
                <w:noProof/>
              </w:rPr>
              <w:fldChar w:fldCharType="begin"/>
            </w:r>
            <w:r w:rsidRPr="00B23FCE">
              <w:rPr>
                <w:rStyle w:val="a4"/>
                <w:noProof/>
              </w:rPr>
              <w:instrText xml:space="preserve"> </w:instrText>
            </w:r>
            <w:r>
              <w:rPr>
                <w:noProof/>
              </w:rPr>
              <w:instrText>HYPERLINK \l "_Toc532516850"</w:instrText>
            </w:r>
            <w:r w:rsidRPr="00B23FCE">
              <w:rPr>
                <w:rStyle w:val="a4"/>
                <w:noProof/>
              </w:rPr>
              <w:instrText xml:space="preserve"> </w:instrText>
            </w:r>
            <w:r w:rsidRPr="00B23FCE">
              <w:rPr>
                <w:rStyle w:val="a4"/>
                <w:noProof/>
              </w:rPr>
              <w:fldChar w:fldCharType="separate"/>
            </w:r>
            <w:r w:rsidRPr="00B23FCE">
              <w:rPr>
                <w:rStyle w:val="a4"/>
                <w:noProof/>
              </w:rPr>
              <w:t>4.1</w:t>
            </w:r>
            <w:r>
              <w:rPr>
                <w:smallCaps w:val="0"/>
                <w:noProof/>
                <w:kern w:val="2"/>
                <w:sz w:val="21"/>
                <w:szCs w:val="24"/>
                <w:lang w:val="en-US" w:eastAsia="ja-JP"/>
              </w:rPr>
              <w:tab/>
            </w:r>
            <w:r w:rsidRPr="00B23FCE">
              <w:rPr>
                <w:rStyle w:val="a4"/>
                <w:noProof/>
              </w:rPr>
              <w:t>Preliminary Results</w:t>
            </w:r>
            <w:r>
              <w:rPr>
                <w:noProof/>
                <w:webHidden/>
              </w:rPr>
              <w:tab/>
            </w:r>
            <w:r>
              <w:rPr>
                <w:noProof/>
                <w:webHidden/>
              </w:rPr>
              <w:fldChar w:fldCharType="begin"/>
            </w:r>
            <w:r>
              <w:rPr>
                <w:noProof/>
                <w:webHidden/>
              </w:rPr>
              <w:instrText xml:space="preserve"> PAGEREF _Toc532516850 \h </w:instrText>
            </w:r>
          </w:ins>
          <w:r>
            <w:rPr>
              <w:noProof/>
              <w:webHidden/>
            </w:rPr>
          </w:r>
          <w:r>
            <w:rPr>
              <w:noProof/>
              <w:webHidden/>
            </w:rPr>
            <w:fldChar w:fldCharType="separate"/>
          </w:r>
          <w:ins w:id="233" w:author="adachi kento" w:date="2018-12-14T02:08:00Z">
            <w:r>
              <w:rPr>
                <w:noProof/>
                <w:webHidden/>
              </w:rPr>
              <w:t>19</w:t>
            </w:r>
            <w:r>
              <w:rPr>
                <w:noProof/>
                <w:webHidden/>
              </w:rPr>
              <w:fldChar w:fldCharType="end"/>
            </w:r>
            <w:r w:rsidRPr="00B23FCE">
              <w:rPr>
                <w:rStyle w:val="a4"/>
                <w:noProof/>
              </w:rPr>
              <w:fldChar w:fldCharType="end"/>
            </w:r>
          </w:ins>
        </w:p>
        <w:p w14:paraId="0CE68516" w14:textId="24407675" w:rsidR="00006754" w:rsidRDefault="00006754">
          <w:pPr>
            <w:pStyle w:val="21"/>
            <w:rPr>
              <w:ins w:id="234" w:author="adachi kento" w:date="2018-12-14T02:08:00Z"/>
              <w:smallCaps w:val="0"/>
              <w:noProof/>
              <w:kern w:val="2"/>
              <w:sz w:val="21"/>
              <w:szCs w:val="24"/>
              <w:lang w:val="en-US" w:eastAsia="ja-JP"/>
            </w:rPr>
          </w:pPr>
          <w:ins w:id="235" w:author="adachi kento" w:date="2018-12-14T02:08:00Z">
            <w:r w:rsidRPr="00B23FCE">
              <w:rPr>
                <w:rStyle w:val="a4"/>
                <w:noProof/>
              </w:rPr>
              <w:fldChar w:fldCharType="begin"/>
            </w:r>
            <w:r w:rsidRPr="00B23FCE">
              <w:rPr>
                <w:rStyle w:val="a4"/>
                <w:noProof/>
              </w:rPr>
              <w:instrText xml:space="preserve"> </w:instrText>
            </w:r>
            <w:r>
              <w:rPr>
                <w:noProof/>
              </w:rPr>
              <w:instrText>HYPERLINK \l "_Toc532516851"</w:instrText>
            </w:r>
            <w:r w:rsidRPr="00B23FCE">
              <w:rPr>
                <w:rStyle w:val="a4"/>
                <w:noProof/>
              </w:rPr>
              <w:instrText xml:space="preserve"> </w:instrText>
            </w:r>
            <w:r w:rsidRPr="00B23FCE">
              <w:rPr>
                <w:rStyle w:val="a4"/>
                <w:noProof/>
              </w:rPr>
              <w:fldChar w:fldCharType="separate"/>
            </w:r>
            <w:r w:rsidRPr="00B23FCE">
              <w:rPr>
                <w:rStyle w:val="a4"/>
                <w:noProof/>
              </w:rPr>
              <w:t>4.2</w:t>
            </w:r>
            <w:r>
              <w:rPr>
                <w:smallCaps w:val="0"/>
                <w:noProof/>
                <w:kern w:val="2"/>
                <w:sz w:val="21"/>
                <w:szCs w:val="24"/>
                <w:lang w:val="en-US" w:eastAsia="ja-JP"/>
              </w:rPr>
              <w:tab/>
            </w:r>
            <w:r w:rsidRPr="00B23FCE">
              <w:rPr>
                <w:rStyle w:val="a4"/>
                <w:noProof/>
              </w:rPr>
              <w:t>Expected Results</w:t>
            </w:r>
            <w:r>
              <w:rPr>
                <w:noProof/>
                <w:webHidden/>
              </w:rPr>
              <w:tab/>
            </w:r>
            <w:r>
              <w:rPr>
                <w:noProof/>
                <w:webHidden/>
              </w:rPr>
              <w:fldChar w:fldCharType="begin"/>
            </w:r>
            <w:r>
              <w:rPr>
                <w:noProof/>
                <w:webHidden/>
              </w:rPr>
              <w:instrText xml:space="preserve"> PAGEREF _Toc532516851 \h </w:instrText>
            </w:r>
          </w:ins>
          <w:r>
            <w:rPr>
              <w:noProof/>
              <w:webHidden/>
            </w:rPr>
          </w:r>
          <w:r>
            <w:rPr>
              <w:noProof/>
              <w:webHidden/>
            </w:rPr>
            <w:fldChar w:fldCharType="separate"/>
          </w:r>
          <w:ins w:id="236" w:author="adachi kento" w:date="2018-12-14T02:08:00Z">
            <w:r>
              <w:rPr>
                <w:noProof/>
                <w:webHidden/>
              </w:rPr>
              <w:t>19</w:t>
            </w:r>
            <w:r>
              <w:rPr>
                <w:noProof/>
                <w:webHidden/>
              </w:rPr>
              <w:fldChar w:fldCharType="end"/>
            </w:r>
            <w:r w:rsidRPr="00B23FCE">
              <w:rPr>
                <w:rStyle w:val="a4"/>
                <w:noProof/>
              </w:rPr>
              <w:fldChar w:fldCharType="end"/>
            </w:r>
          </w:ins>
        </w:p>
        <w:p w14:paraId="028C665A" w14:textId="3A212C9D" w:rsidR="00006754" w:rsidRDefault="00006754" w:rsidP="00006754">
          <w:pPr>
            <w:pStyle w:val="11"/>
            <w:rPr>
              <w:ins w:id="237" w:author="adachi kento" w:date="2018-12-14T02:08:00Z"/>
              <w:noProof/>
              <w:kern w:val="2"/>
              <w:sz w:val="21"/>
              <w:szCs w:val="24"/>
              <w:lang w:val="en-US" w:eastAsia="ja-JP"/>
            </w:rPr>
          </w:pPr>
          <w:ins w:id="238" w:author="adachi kento" w:date="2018-12-14T02:08:00Z">
            <w:r w:rsidRPr="00B23FCE">
              <w:rPr>
                <w:rStyle w:val="a4"/>
                <w:noProof/>
              </w:rPr>
              <w:fldChar w:fldCharType="begin"/>
            </w:r>
            <w:r w:rsidRPr="00B23FCE">
              <w:rPr>
                <w:rStyle w:val="a4"/>
                <w:noProof/>
              </w:rPr>
              <w:instrText xml:space="preserve"> </w:instrText>
            </w:r>
            <w:r>
              <w:rPr>
                <w:noProof/>
              </w:rPr>
              <w:instrText>HYPERLINK \l "_Toc532516852"</w:instrText>
            </w:r>
            <w:r w:rsidRPr="00B23FCE">
              <w:rPr>
                <w:rStyle w:val="a4"/>
                <w:noProof/>
              </w:rPr>
              <w:instrText xml:space="preserve"> </w:instrText>
            </w:r>
            <w:r w:rsidRPr="00B23FCE">
              <w:rPr>
                <w:rStyle w:val="a4"/>
                <w:noProof/>
              </w:rPr>
              <w:fldChar w:fldCharType="separate"/>
            </w:r>
            <w:r>
              <w:rPr>
                <w:noProof/>
                <w:kern w:val="2"/>
                <w:sz w:val="21"/>
                <w:szCs w:val="24"/>
                <w:lang w:val="en-US" w:eastAsia="ja-JP"/>
              </w:rPr>
              <w:tab/>
            </w:r>
            <w:r w:rsidRPr="00B23FCE">
              <w:rPr>
                <w:rStyle w:val="a4"/>
                <w:noProof/>
              </w:rPr>
              <w:t>CONCLUSION AND RECOMMENDATIONS</w:t>
            </w:r>
            <w:r>
              <w:rPr>
                <w:noProof/>
                <w:webHidden/>
              </w:rPr>
              <w:tab/>
            </w:r>
            <w:r>
              <w:rPr>
                <w:noProof/>
                <w:webHidden/>
              </w:rPr>
              <w:fldChar w:fldCharType="begin"/>
            </w:r>
            <w:r>
              <w:rPr>
                <w:noProof/>
                <w:webHidden/>
              </w:rPr>
              <w:instrText xml:space="preserve"> PAGEREF _Toc532516852 \h </w:instrText>
            </w:r>
          </w:ins>
          <w:r>
            <w:rPr>
              <w:noProof/>
              <w:webHidden/>
            </w:rPr>
          </w:r>
          <w:r>
            <w:rPr>
              <w:noProof/>
              <w:webHidden/>
            </w:rPr>
            <w:fldChar w:fldCharType="separate"/>
          </w:r>
          <w:ins w:id="239" w:author="adachi kento" w:date="2018-12-14T02:08:00Z">
            <w:r>
              <w:rPr>
                <w:noProof/>
                <w:webHidden/>
              </w:rPr>
              <w:t>20</w:t>
            </w:r>
            <w:r>
              <w:rPr>
                <w:noProof/>
                <w:webHidden/>
              </w:rPr>
              <w:fldChar w:fldCharType="end"/>
            </w:r>
            <w:r w:rsidRPr="00B23FCE">
              <w:rPr>
                <w:rStyle w:val="a4"/>
                <w:noProof/>
              </w:rPr>
              <w:fldChar w:fldCharType="end"/>
            </w:r>
          </w:ins>
        </w:p>
        <w:p w14:paraId="5F3F3780" w14:textId="3519243F" w:rsidR="00006754" w:rsidRDefault="00006754" w:rsidP="00006754">
          <w:pPr>
            <w:pStyle w:val="11"/>
            <w:rPr>
              <w:ins w:id="240" w:author="adachi kento" w:date="2018-12-14T02:08:00Z"/>
              <w:noProof/>
              <w:kern w:val="2"/>
              <w:sz w:val="21"/>
              <w:szCs w:val="24"/>
              <w:lang w:val="en-US" w:eastAsia="ja-JP"/>
            </w:rPr>
          </w:pPr>
          <w:ins w:id="241" w:author="adachi kento" w:date="2018-12-14T02:08:00Z">
            <w:r w:rsidRPr="00B23FCE">
              <w:rPr>
                <w:rStyle w:val="a4"/>
                <w:noProof/>
              </w:rPr>
              <w:fldChar w:fldCharType="begin"/>
            </w:r>
            <w:r w:rsidRPr="00B23FCE">
              <w:rPr>
                <w:rStyle w:val="a4"/>
                <w:noProof/>
              </w:rPr>
              <w:instrText xml:space="preserve"> </w:instrText>
            </w:r>
            <w:r>
              <w:rPr>
                <w:noProof/>
              </w:rPr>
              <w:instrText>HYPERLINK \l "_Toc532516853"</w:instrText>
            </w:r>
            <w:r w:rsidRPr="00B23FCE">
              <w:rPr>
                <w:rStyle w:val="a4"/>
                <w:noProof/>
              </w:rPr>
              <w:instrText xml:space="preserve"> </w:instrText>
            </w:r>
            <w:r w:rsidRPr="00B23FCE">
              <w:rPr>
                <w:rStyle w:val="a4"/>
                <w:noProof/>
              </w:rPr>
              <w:fldChar w:fldCharType="separate"/>
            </w:r>
            <w:r w:rsidRPr="00B23FCE">
              <w:rPr>
                <w:rStyle w:val="a4"/>
                <w:noProof/>
              </w:rPr>
              <w:t>CHAPTER 5</w:t>
            </w:r>
            <w:r>
              <w:rPr>
                <w:noProof/>
                <w:webHidden/>
              </w:rPr>
              <w:tab/>
            </w:r>
            <w:r>
              <w:rPr>
                <w:noProof/>
                <w:webHidden/>
              </w:rPr>
              <w:fldChar w:fldCharType="begin"/>
            </w:r>
            <w:r>
              <w:rPr>
                <w:noProof/>
                <w:webHidden/>
              </w:rPr>
              <w:instrText xml:space="preserve"> PAGEREF _Toc532516853 \h </w:instrText>
            </w:r>
          </w:ins>
          <w:r>
            <w:rPr>
              <w:noProof/>
              <w:webHidden/>
            </w:rPr>
          </w:r>
          <w:r>
            <w:rPr>
              <w:noProof/>
              <w:webHidden/>
            </w:rPr>
            <w:fldChar w:fldCharType="separate"/>
          </w:r>
          <w:ins w:id="242" w:author="adachi kento" w:date="2018-12-14T02:08:00Z">
            <w:r>
              <w:rPr>
                <w:noProof/>
                <w:webHidden/>
              </w:rPr>
              <w:t>20</w:t>
            </w:r>
            <w:r>
              <w:rPr>
                <w:noProof/>
                <w:webHidden/>
              </w:rPr>
              <w:fldChar w:fldCharType="end"/>
            </w:r>
            <w:r w:rsidRPr="00B23FCE">
              <w:rPr>
                <w:rStyle w:val="a4"/>
                <w:noProof/>
              </w:rPr>
              <w:fldChar w:fldCharType="end"/>
            </w:r>
          </w:ins>
        </w:p>
        <w:p w14:paraId="17411B2C" w14:textId="2571407C" w:rsidR="00006754" w:rsidRDefault="00006754">
          <w:pPr>
            <w:pStyle w:val="21"/>
            <w:rPr>
              <w:ins w:id="243" w:author="adachi kento" w:date="2018-12-14T02:08:00Z"/>
              <w:smallCaps w:val="0"/>
              <w:noProof/>
              <w:kern w:val="2"/>
              <w:sz w:val="21"/>
              <w:szCs w:val="24"/>
              <w:lang w:val="en-US" w:eastAsia="ja-JP"/>
            </w:rPr>
          </w:pPr>
          <w:ins w:id="244" w:author="adachi kento" w:date="2018-12-14T02:08:00Z">
            <w:r w:rsidRPr="00B23FCE">
              <w:rPr>
                <w:rStyle w:val="a4"/>
                <w:noProof/>
              </w:rPr>
              <w:fldChar w:fldCharType="begin"/>
            </w:r>
            <w:r w:rsidRPr="00B23FCE">
              <w:rPr>
                <w:rStyle w:val="a4"/>
                <w:noProof/>
              </w:rPr>
              <w:instrText xml:space="preserve"> </w:instrText>
            </w:r>
            <w:r>
              <w:rPr>
                <w:noProof/>
              </w:rPr>
              <w:instrText>HYPERLINK \l "_Toc532516854"</w:instrText>
            </w:r>
            <w:r w:rsidRPr="00B23FCE">
              <w:rPr>
                <w:rStyle w:val="a4"/>
                <w:noProof/>
              </w:rPr>
              <w:instrText xml:space="preserve"> </w:instrText>
            </w:r>
            <w:r w:rsidRPr="00B23FCE">
              <w:rPr>
                <w:rStyle w:val="a4"/>
                <w:noProof/>
              </w:rPr>
              <w:fldChar w:fldCharType="separate"/>
            </w:r>
            <w:r w:rsidRPr="00B23FCE">
              <w:rPr>
                <w:rStyle w:val="a4"/>
                <w:noProof/>
              </w:rPr>
              <w:t>5.1</w:t>
            </w:r>
            <w:r>
              <w:rPr>
                <w:smallCaps w:val="0"/>
                <w:noProof/>
                <w:kern w:val="2"/>
                <w:sz w:val="21"/>
                <w:szCs w:val="24"/>
                <w:lang w:val="en-US" w:eastAsia="ja-JP"/>
              </w:rPr>
              <w:tab/>
            </w:r>
            <w:r w:rsidRPr="00B23FCE">
              <w:rPr>
                <w:rStyle w:val="a4"/>
                <w:noProof/>
              </w:rPr>
              <w:t>Conclusion</w:t>
            </w:r>
            <w:r>
              <w:rPr>
                <w:noProof/>
                <w:webHidden/>
              </w:rPr>
              <w:tab/>
            </w:r>
            <w:r>
              <w:rPr>
                <w:noProof/>
                <w:webHidden/>
              </w:rPr>
              <w:fldChar w:fldCharType="begin"/>
            </w:r>
            <w:r>
              <w:rPr>
                <w:noProof/>
                <w:webHidden/>
              </w:rPr>
              <w:instrText xml:space="preserve"> PAGEREF _Toc532516854 \h </w:instrText>
            </w:r>
          </w:ins>
          <w:r>
            <w:rPr>
              <w:noProof/>
              <w:webHidden/>
            </w:rPr>
          </w:r>
          <w:r>
            <w:rPr>
              <w:noProof/>
              <w:webHidden/>
            </w:rPr>
            <w:fldChar w:fldCharType="separate"/>
          </w:r>
          <w:ins w:id="245" w:author="adachi kento" w:date="2018-12-14T02:08:00Z">
            <w:r>
              <w:rPr>
                <w:noProof/>
                <w:webHidden/>
              </w:rPr>
              <w:t>20</w:t>
            </w:r>
            <w:r>
              <w:rPr>
                <w:noProof/>
                <w:webHidden/>
              </w:rPr>
              <w:fldChar w:fldCharType="end"/>
            </w:r>
            <w:r w:rsidRPr="00B23FCE">
              <w:rPr>
                <w:rStyle w:val="a4"/>
                <w:noProof/>
              </w:rPr>
              <w:fldChar w:fldCharType="end"/>
            </w:r>
          </w:ins>
        </w:p>
        <w:p w14:paraId="37BC2028" w14:textId="2AE99A8D" w:rsidR="00006754" w:rsidRDefault="00006754">
          <w:pPr>
            <w:pStyle w:val="21"/>
            <w:rPr>
              <w:ins w:id="246" w:author="adachi kento" w:date="2018-12-14T02:08:00Z"/>
              <w:smallCaps w:val="0"/>
              <w:noProof/>
              <w:kern w:val="2"/>
              <w:sz w:val="21"/>
              <w:szCs w:val="24"/>
              <w:lang w:val="en-US" w:eastAsia="ja-JP"/>
            </w:rPr>
          </w:pPr>
          <w:ins w:id="247" w:author="adachi kento" w:date="2018-12-14T02:08:00Z">
            <w:r w:rsidRPr="00B23FCE">
              <w:rPr>
                <w:rStyle w:val="a4"/>
                <w:noProof/>
              </w:rPr>
              <w:fldChar w:fldCharType="begin"/>
            </w:r>
            <w:r w:rsidRPr="00B23FCE">
              <w:rPr>
                <w:rStyle w:val="a4"/>
                <w:noProof/>
              </w:rPr>
              <w:instrText xml:space="preserve"> </w:instrText>
            </w:r>
            <w:r>
              <w:rPr>
                <w:noProof/>
              </w:rPr>
              <w:instrText>HYPERLINK \l "_Toc532516855"</w:instrText>
            </w:r>
            <w:r w:rsidRPr="00B23FCE">
              <w:rPr>
                <w:rStyle w:val="a4"/>
                <w:noProof/>
              </w:rPr>
              <w:instrText xml:space="preserve"> </w:instrText>
            </w:r>
            <w:r w:rsidRPr="00B23FCE">
              <w:rPr>
                <w:rStyle w:val="a4"/>
                <w:noProof/>
              </w:rPr>
              <w:fldChar w:fldCharType="separate"/>
            </w:r>
            <w:r w:rsidRPr="00B23FCE">
              <w:rPr>
                <w:rStyle w:val="a4"/>
                <w:noProof/>
              </w:rPr>
              <w:t>5.2</w:t>
            </w:r>
            <w:r>
              <w:rPr>
                <w:smallCaps w:val="0"/>
                <w:noProof/>
                <w:kern w:val="2"/>
                <w:sz w:val="21"/>
                <w:szCs w:val="24"/>
                <w:lang w:val="en-US" w:eastAsia="ja-JP"/>
              </w:rPr>
              <w:tab/>
            </w:r>
            <w:r w:rsidRPr="00B23FCE">
              <w:rPr>
                <w:rStyle w:val="a4"/>
                <w:noProof/>
              </w:rPr>
              <w:t>Future Work</w:t>
            </w:r>
            <w:r>
              <w:rPr>
                <w:noProof/>
                <w:webHidden/>
              </w:rPr>
              <w:tab/>
            </w:r>
            <w:r>
              <w:rPr>
                <w:noProof/>
                <w:webHidden/>
              </w:rPr>
              <w:fldChar w:fldCharType="begin"/>
            </w:r>
            <w:r>
              <w:rPr>
                <w:noProof/>
                <w:webHidden/>
              </w:rPr>
              <w:instrText xml:space="preserve"> PAGEREF _Toc532516855 \h </w:instrText>
            </w:r>
          </w:ins>
          <w:r>
            <w:rPr>
              <w:noProof/>
              <w:webHidden/>
            </w:rPr>
          </w:r>
          <w:r>
            <w:rPr>
              <w:noProof/>
              <w:webHidden/>
            </w:rPr>
            <w:fldChar w:fldCharType="separate"/>
          </w:r>
          <w:ins w:id="248" w:author="adachi kento" w:date="2018-12-14T02:08:00Z">
            <w:r>
              <w:rPr>
                <w:noProof/>
                <w:webHidden/>
              </w:rPr>
              <w:t>20</w:t>
            </w:r>
            <w:r>
              <w:rPr>
                <w:noProof/>
                <w:webHidden/>
              </w:rPr>
              <w:fldChar w:fldCharType="end"/>
            </w:r>
            <w:r w:rsidRPr="00B23FCE">
              <w:rPr>
                <w:rStyle w:val="a4"/>
                <w:noProof/>
              </w:rPr>
              <w:fldChar w:fldCharType="end"/>
            </w:r>
          </w:ins>
        </w:p>
        <w:p w14:paraId="472A68B6" w14:textId="655E4708" w:rsidR="00006754" w:rsidRDefault="00006754" w:rsidP="00006754">
          <w:pPr>
            <w:pStyle w:val="11"/>
            <w:rPr>
              <w:ins w:id="249" w:author="adachi kento" w:date="2018-12-14T02:08:00Z"/>
              <w:noProof/>
              <w:kern w:val="2"/>
              <w:sz w:val="21"/>
              <w:szCs w:val="24"/>
              <w:lang w:val="en-US" w:eastAsia="ja-JP"/>
            </w:rPr>
          </w:pPr>
          <w:ins w:id="250" w:author="adachi kento" w:date="2018-12-14T02:08:00Z">
            <w:r w:rsidRPr="00B23FCE">
              <w:rPr>
                <w:rStyle w:val="a4"/>
                <w:noProof/>
              </w:rPr>
              <w:fldChar w:fldCharType="begin"/>
            </w:r>
            <w:r w:rsidRPr="00B23FCE">
              <w:rPr>
                <w:rStyle w:val="a4"/>
                <w:noProof/>
              </w:rPr>
              <w:instrText xml:space="preserve"> </w:instrText>
            </w:r>
            <w:r>
              <w:rPr>
                <w:noProof/>
              </w:rPr>
              <w:instrText>HYPERLINK \l "_Toc532516856"</w:instrText>
            </w:r>
            <w:r w:rsidRPr="00B23FCE">
              <w:rPr>
                <w:rStyle w:val="a4"/>
                <w:noProof/>
              </w:rPr>
              <w:instrText xml:space="preserve"> </w:instrText>
            </w:r>
            <w:r w:rsidRPr="00B23FCE">
              <w:rPr>
                <w:rStyle w:val="a4"/>
                <w:noProof/>
              </w:rPr>
              <w:fldChar w:fldCharType="separate"/>
            </w:r>
            <w:r w:rsidRPr="00B23FCE">
              <w:rPr>
                <w:rStyle w:val="a4"/>
                <w:noProof/>
              </w:rPr>
              <w:t>REFERENCES</w:t>
            </w:r>
            <w:r>
              <w:rPr>
                <w:noProof/>
                <w:webHidden/>
              </w:rPr>
              <w:tab/>
            </w:r>
            <w:r>
              <w:rPr>
                <w:noProof/>
                <w:webHidden/>
              </w:rPr>
              <w:fldChar w:fldCharType="begin"/>
            </w:r>
            <w:r>
              <w:rPr>
                <w:noProof/>
                <w:webHidden/>
              </w:rPr>
              <w:instrText xml:space="preserve"> PAGEREF _Toc532516856 \h </w:instrText>
            </w:r>
          </w:ins>
          <w:r>
            <w:rPr>
              <w:noProof/>
              <w:webHidden/>
            </w:rPr>
          </w:r>
          <w:r>
            <w:rPr>
              <w:noProof/>
              <w:webHidden/>
            </w:rPr>
            <w:fldChar w:fldCharType="separate"/>
          </w:r>
          <w:ins w:id="251" w:author="adachi kento" w:date="2018-12-14T02:08:00Z">
            <w:r>
              <w:rPr>
                <w:noProof/>
                <w:webHidden/>
              </w:rPr>
              <w:t>21</w:t>
            </w:r>
            <w:r>
              <w:rPr>
                <w:noProof/>
                <w:webHidden/>
              </w:rPr>
              <w:fldChar w:fldCharType="end"/>
            </w:r>
            <w:r w:rsidRPr="00B23FCE">
              <w:rPr>
                <w:rStyle w:val="a4"/>
                <w:noProof/>
              </w:rPr>
              <w:fldChar w:fldCharType="end"/>
            </w:r>
          </w:ins>
        </w:p>
        <w:p w14:paraId="6B17F64D" w14:textId="7D5219A2" w:rsidR="00B76FDE" w:rsidDel="00B76FDE" w:rsidRDefault="00B76FDE" w:rsidP="00B76FDE">
          <w:pPr>
            <w:pStyle w:val="11"/>
            <w:rPr>
              <w:del w:id="252" w:author="adachi kento" w:date="2018-12-13T17:57:00Z"/>
              <w:noProof/>
              <w:kern w:val="2"/>
              <w:sz w:val="21"/>
              <w:szCs w:val="24"/>
              <w:lang w:val="en-US" w:eastAsia="ja-JP"/>
            </w:rPr>
          </w:pPr>
          <w:del w:id="253" w:author="adachi kento" w:date="2018-12-13T17:57:00Z">
            <w:r w:rsidRPr="00B76FDE" w:rsidDel="00B76FDE">
              <w:rPr>
                <w:rStyle w:val="a4"/>
                <w:noProof/>
              </w:rPr>
              <w:delText>DECLARATION</w:delText>
            </w:r>
            <w:r w:rsidDel="00B76FDE">
              <w:rPr>
                <w:noProof/>
                <w:webHidden/>
              </w:rPr>
              <w:tab/>
              <w:delText>ii</w:delText>
            </w:r>
          </w:del>
        </w:p>
        <w:p w14:paraId="1150CC28" w14:textId="34E9CB6C" w:rsidR="00B76FDE" w:rsidRPr="00B76FDE" w:rsidDel="00B76FDE" w:rsidRDefault="00B76FDE" w:rsidP="00B76FDE">
          <w:pPr>
            <w:pStyle w:val="11"/>
            <w:rPr>
              <w:del w:id="254" w:author="adachi kento" w:date="2018-12-13T17:57:00Z"/>
              <w:rFonts w:cs="Arial (本文のフォント - コンプレックス スクリプト)"/>
              <w:noProof/>
              <w:kern w:val="2"/>
              <w:sz w:val="24"/>
              <w:szCs w:val="24"/>
              <w:lang w:val="en-US" w:eastAsia="ja-JP"/>
              <w:rPrChange w:id="255" w:author="adachi kento" w:date="2018-12-13T17:55:00Z">
                <w:rPr>
                  <w:del w:id="256" w:author="adachi kento" w:date="2018-12-13T17:57:00Z"/>
                  <w:b w:val="0"/>
                  <w:noProof/>
                  <w:kern w:val="2"/>
                  <w:sz w:val="21"/>
                  <w:szCs w:val="24"/>
                  <w:lang w:val="en-US" w:eastAsia="ja-JP"/>
                </w:rPr>
              </w:rPrChange>
            </w:rPr>
          </w:pPr>
          <w:del w:id="257" w:author="adachi kento" w:date="2018-12-13T17:57:00Z">
            <w:r w:rsidRPr="00B76FDE" w:rsidDel="00B76FDE">
              <w:rPr>
                <w:rStyle w:val="a4"/>
                <w:noProof/>
              </w:rPr>
              <w:delText>ABSTRACT</w:delText>
            </w:r>
            <w:r w:rsidDel="00B76FDE">
              <w:rPr>
                <w:noProof/>
                <w:webHidden/>
              </w:rPr>
              <w:tab/>
              <w:delText>iii</w:delText>
            </w:r>
          </w:del>
        </w:p>
        <w:p w14:paraId="63B4C876" w14:textId="7AC56C22" w:rsidR="00B76FDE" w:rsidDel="00B76FDE" w:rsidRDefault="00B76FDE" w:rsidP="00B76FDE">
          <w:pPr>
            <w:pStyle w:val="11"/>
            <w:rPr>
              <w:del w:id="258" w:author="adachi kento" w:date="2018-12-13T17:57:00Z"/>
              <w:noProof/>
              <w:kern w:val="2"/>
              <w:sz w:val="21"/>
              <w:szCs w:val="24"/>
              <w:lang w:val="en-US" w:eastAsia="ja-JP"/>
            </w:rPr>
          </w:pPr>
          <w:del w:id="259" w:author="adachi kento" w:date="2018-12-13T17:57:00Z">
            <w:r w:rsidRPr="00B76FDE" w:rsidDel="00B76FDE">
              <w:rPr>
                <w:rStyle w:val="a4"/>
                <w:noProof/>
              </w:rPr>
              <w:delText>TABLE OF CONTENTS</w:delText>
            </w:r>
            <w:r w:rsidDel="00B76FDE">
              <w:rPr>
                <w:noProof/>
                <w:webHidden/>
              </w:rPr>
              <w:tab/>
              <w:delText>iv</w:delText>
            </w:r>
          </w:del>
        </w:p>
        <w:p w14:paraId="297B3DF8" w14:textId="03D1D8E4" w:rsidR="00B76FDE" w:rsidDel="00B76FDE" w:rsidRDefault="00B76FDE" w:rsidP="00B76FDE">
          <w:pPr>
            <w:pStyle w:val="11"/>
            <w:rPr>
              <w:del w:id="260" w:author="adachi kento" w:date="2018-12-13T17:57:00Z"/>
              <w:noProof/>
              <w:kern w:val="2"/>
              <w:sz w:val="21"/>
              <w:szCs w:val="24"/>
              <w:lang w:val="en-US" w:eastAsia="ja-JP"/>
            </w:rPr>
          </w:pPr>
          <w:del w:id="261" w:author="adachi kento" w:date="2018-12-13T17:57:00Z">
            <w:r w:rsidRPr="00B76FDE" w:rsidDel="00B76FDE">
              <w:rPr>
                <w:rStyle w:val="a4"/>
                <w:noProof/>
              </w:rPr>
              <w:delText>LIST OF TABLES</w:delText>
            </w:r>
            <w:r w:rsidDel="00B76FDE">
              <w:rPr>
                <w:noProof/>
                <w:webHidden/>
              </w:rPr>
              <w:tab/>
              <w:delText>v</w:delText>
            </w:r>
          </w:del>
        </w:p>
        <w:p w14:paraId="78052A88" w14:textId="19B0DE52" w:rsidR="00B76FDE" w:rsidDel="00B76FDE" w:rsidRDefault="00B76FDE" w:rsidP="00B76FDE">
          <w:pPr>
            <w:pStyle w:val="11"/>
            <w:rPr>
              <w:del w:id="262" w:author="adachi kento" w:date="2018-12-13T17:57:00Z"/>
              <w:noProof/>
              <w:kern w:val="2"/>
              <w:sz w:val="21"/>
              <w:szCs w:val="24"/>
              <w:lang w:val="en-US" w:eastAsia="ja-JP"/>
            </w:rPr>
          </w:pPr>
          <w:del w:id="263" w:author="adachi kento" w:date="2018-12-13T17:57:00Z">
            <w:r w:rsidRPr="00B76FDE" w:rsidDel="00B76FDE">
              <w:rPr>
                <w:rStyle w:val="a4"/>
                <w:noProof/>
              </w:rPr>
              <w:delText>LIST OF FIGURES</w:delText>
            </w:r>
            <w:r w:rsidDel="00B76FDE">
              <w:rPr>
                <w:noProof/>
                <w:webHidden/>
              </w:rPr>
              <w:tab/>
              <w:delText>vi</w:delText>
            </w:r>
          </w:del>
        </w:p>
        <w:p w14:paraId="793DA2A2" w14:textId="5E589533" w:rsidR="00B76FDE" w:rsidDel="00B76FDE" w:rsidRDefault="00B76FDE" w:rsidP="00B76FDE">
          <w:pPr>
            <w:pStyle w:val="11"/>
            <w:rPr>
              <w:del w:id="264" w:author="adachi kento" w:date="2018-12-13T17:57:00Z"/>
              <w:noProof/>
              <w:kern w:val="2"/>
              <w:sz w:val="21"/>
              <w:szCs w:val="24"/>
              <w:lang w:val="en-US" w:eastAsia="ja-JP"/>
            </w:rPr>
          </w:pPr>
          <w:del w:id="265" w:author="adachi kento" w:date="2018-12-13T17:57:00Z">
            <w:r w:rsidRPr="00B76FDE" w:rsidDel="00B76FDE">
              <w:rPr>
                <w:rStyle w:val="a4"/>
                <w:noProof/>
              </w:rPr>
              <w:delText>LIST OF ABBREVIATIONS</w:delText>
            </w:r>
            <w:r w:rsidDel="00B76FDE">
              <w:rPr>
                <w:noProof/>
                <w:webHidden/>
              </w:rPr>
              <w:tab/>
              <w:delText>vii</w:delText>
            </w:r>
          </w:del>
        </w:p>
        <w:p w14:paraId="4C950B2D" w14:textId="421E408D" w:rsidR="00B76FDE" w:rsidDel="00B76FDE" w:rsidRDefault="00B76FDE" w:rsidP="00B76FDE">
          <w:pPr>
            <w:pStyle w:val="11"/>
            <w:rPr>
              <w:del w:id="266" w:author="adachi kento" w:date="2018-12-13T17:57:00Z"/>
              <w:noProof/>
              <w:kern w:val="2"/>
              <w:sz w:val="21"/>
              <w:szCs w:val="24"/>
              <w:lang w:val="en-US" w:eastAsia="ja-JP"/>
            </w:rPr>
          </w:pPr>
          <w:del w:id="267" w:author="adachi kento" w:date="2018-12-13T17:57:00Z">
            <w:r w:rsidRPr="00B76FDE" w:rsidDel="00B76FDE">
              <w:rPr>
                <w:rStyle w:val="a4"/>
                <w:noProof/>
              </w:rPr>
              <w:delText>LIST OF SYMBOLS</w:delText>
            </w:r>
            <w:r w:rsidDel="00B76FDE">
              <w:rPr>
                <w:noProof/>
                <w:webHidden/>
              </w:rPr>
              <w:tab/>
              <w:delText>viii</w:delText>
            </w:r>
          </w:del>
        </w:p>
        <w:p w14:paraId="0CDA8D99" w14:textId="237686C8" w:rsidR="00B76FDE" w:rsidDel="00B76FDE" w:rsidRDefault="00B76FDE">
          <w:pPr>
            <w:pStyle w:val="11"/>
            <w:rPr>
              <w:del w:id="268" w:author="adachi kento" w:date="2018-12-13T17:57:00Z"/>
              <w:noProof/>
              <w:kern w:val="2"/>
              <w:sz w:val="21"/>
              <w:szCs w:val="24"/>
              <w:lang w:val="en-US" w:eastAsia="ja-JP"/>
            </w:rPr>
            <w:pPrChange w:id="269" w:author="adachi kento" w:date="2018-12-13T17:56:00Z">
              <w:pPr>
                <w:pStyle w:val="11"/>
                <w:tabs>
                  <w:tab w:val="left" w:pos="3544"/>
                </w:tabs>
              </w:pPr>
            </w:pPrChange>
          </w:pPr>
          <w:del w:id="270" w:author="adachi kento" w:date="2018-12-13T17:57:00Z">
            <w:r w:rsidRPr="00B76FDE" w:rsidDel="00B76FDE">
              <w:rPr>
                <w:rStyle w:val="a4"/>
                <w:noProof/>
              </w:rPr>
              <w:delText>CHAPTER 1</w:delText>
            </w:r>
            <w:r w:rsidDel="00B76FDE">
              <w:rPr>
                <w:noProof/>
                <w:kern w:val="2"/>
                <w:sz w:val="21"/>
                <w:szCs w:val="24"/>
                <w:lang w:val="en-US" w:eastAsia="ja-JP"/>
              </w:rPr>
              <w:tab/>
            </w:r>
            <w:r w:rsidRPr="00B76FDE" w:rsidDel="00B76FDE">
              <w:rPr>
                <w:rStyle w:val="a4"/>
                <w:noProof/>
              </w:rPr>
              <w:delText>INTRODUCTION</w:delText>
            </w:r>
            <w:r w:rsidDel="00B76FDE">
              <w:rPr>
                <w:noProof/>
                <w:webHidden/>
              </w:rPr>
              <w:tab/>
              <w:delText>1</w:delText>
            </w:r>
          </w:del>
        </w:p>
        <w:p w14:paraId="3776EEAA" w14:textId="46859A90" w:rsidR="00B76FDE" w:rsidDel="00B76FDE" w:rsidRDefault="00B76FDE" w:rsidP="00B76FDE">
          <w:pPr>
            <w:pStyle w:val="21"/>
            <w:rPr>
              <w:del w:id="271" w:author="adachi kento" w:date="2018-12-13T17:57:00Z"/>
              <w:b/>
              <w:noProof/>
              <w:kern w:val="2"/>
              <w:sz w:val="21"/>
              <w:szCs w:val="24"/>
              <w:lang w:val="en-US" w:eastAsia="ja-JP"/>
            </w:rPr>
          </w:pPr>
          <w:del w:id="272" w:author="adachi kento" w:date="2018-12-13T17:57:00Z">
            <w:r w:rsidRPr="00B76FDE" w:rsidDel="00B76FDE">
              <w:rPr>
                <w:rStyle w:val="a4"/>
                <w:noProof/>
              </w:rPr>
              <w:delText>1.1</w:delText>
            </w:r>
            <w:r w:rsidDel="00B76FDE">
              <w:rPr>
                <w:b/>
                <w:noProof/>
                <w:kern w:val="2"/>
                <w:sz w:val="21"/>
                <w:szCs w:val="24"/>
                <w:lang w:val="en-US" w:eastAsia="ja-JP"/>
              </w:rPr>
              <w:tab/>
            </w:r>
            <w:r w:rsidRPr="00B76FDE" w:rsidDel="00B76FDE">
              <w:rPr>
                <w:rStyle w:val="a4"/>
                <w:noProof/>
              </w:rPr>
              <w:delText>Problem Background</w:delText>
            </w:r>
            <w:r w:rsidDel="00B76FDE">
              <w:rPr>
                <w:noProof/>
                <w:webHidden/>
              </w:rPr>
              <w:tab/>
              <w:delText>1</w:delText>
            </w:r>
          </w:del>
        </w:p>
        <w:p w14:paraId="68AEBF8E" w14:textId="34CC9C8E" w:rsidR="00B76FDE" w:rsidDel="00B76FDE" w:rsidRDefault="00B76FDE" w:rsidP="00B76FDE">
          <w:pPr>
            <w:pStyle w:val="21"/>
            <w:rPr>
              <w:del w:id="273" w:author="adachi kento" w:date="2018-12-13T17:57:00Z"/>
              <w:b/>
              <w:noProof/>
              <w:kern w:val="2"/>
              <w:sz w:val="21"/>
              <w:szCs w:val="24"/>
              <w:lang w:val="en-US" w:eastAsia="ja-JP"/>
            </w:rPr>
          </w:pPr>
          <w:del w:id="274" w:author="adachi kento" w:date="2018-12-13T17:57:00Z">
            <w:r w:rsidRPr="00B76FDE" w:rsidDel="00B76FDE">
              <w:rPr>
                <w:rStyle w:val="a4"/>
                <w:noProof/>
              </w:rPr>
              <w:delText>1.2</w:delText>
            </w:r>
            <w:r w:rsidDel="00B76FDE">
              <w:rPr>
                <w:b/>
                <w:noProof/>
                <w:kern w:val="2"/>
                <w:sz w:val="21"/>
                <w:szCs w:val="24"/>
                <w:lang w:val="en-US" w:eastAsia="ja-JP"/>
              </w:rPr>
              <w:tab/>
            </w:r>
            <w:r w:rsidRPr="00B76FDE" w:rsidDel="00B76FDE">
              <w:rPr>
                <w:rStyle w:val="a4"/>
                <w:noProof/>
              </w:rPr>
              <w:delText>Problem Statement</w:delText>
            </w:r>
            <w:r w:rsidDel="00B76FDE">
              <w:rPr>
                <w:noProof/>
                <w:webHidden/>
              </w:rPr>
              <w:tab/>
              <w:delText>2</w:delText>
            </w:r>
          </w:del>
        </w:p>
        <w:p w14:paraId="12F79596" w14:textId="4C597521" w:rsidR="00B76FDE" w:rsidDel="00B76FDE" w:rsidRDefault="00B76FDE" w:rsidP="00B76FDE">
          <w:pPr>
            <w:pStyle w:val="21"/>
            <w:rPr>
              <w:del w:id="275" w:author="adachi kento" w:date="2018-12-13T17:57:00Z"/>
              <w:b/>
              <w:noProof/>
              <w:kern w:val="2"/>
              <w:sz w:val="21"/>
              <w:szCs w:val="24"/>
              <w:lang w:val="en-US" w:eastAsia="ja-JP"/>
            </w:rPr>
          </w:pPr>
          <w:del w:id="276" w:author="adachi kento" w:date="2018-12-13T17:57:00Z">
            <w:r w:rsidRPr="00B76FDE" w:rsidDel="00B76FDE">
              <w:rPr>
                <w:rStyle w:val="a4"/>
                <w:noProof/>
              </w:rPr>
              <w:delText>1.3</w:delText>
            </w:r>
            <w:r w:rsidDel="00B76FDE">
              <w:rPr>
                <w:b/>
                <w:noProof/>
                <w:kern w:val="2"/>
                <w:sz w:val="21"/>
                <w:szCs w:val="24"/>
                <w:lang w:val="en-US" w:eastAsia="ja-JP"/>
              </w:rPr>
              <w:tab/>
            </w:r>
            <w:r w:rsidRPr="00B76FDE" w:rsidDel="00B76FDE">
              <w:rPr>
                <w:rStyle w:val="a4"/>
                <w:noProof/>
              </w:rPr>
              <w:delText>Research Objectives</w:delText>
            </w:r>
            <w:r w:rsidDel="00B76FDE">
              <w:rPr>
                <w:noProof/>
                <w:webHidden/>
              </w:rPr>
              <w:tab/>
              <w:delText>3</w:delText>
            </w:r>
          </w:del>
        </w:p>
        <w:p w14:paraId="3F325DA7" w14:textId="0A4EE287" w:rsidR="00B76FDE" w:rsidDel="00B76FDE" w:rsidRDefault="00B76FDE" w:rsidP="00B76FDE">
          <w:pPr>
            <w:pStyle w:val="21"/>
            <w:rPr>
              <w:del w:id="277" w:author="adachi kento" w:date="2018-12-13T17:57:00Z"/>
              <w:b/>
              <w:noProof/>
              <w:kern w:val="2"/>
              <w:sz w:val="21"/>
              <w:szCs w:val="24"/>
              <w:lang w:val="en-US" w:eastAsia="ja-JP"/>
            </w:rPr>
          </w:pPr>
          <w:del w:id="278" w:author="adachi kento" w:date="2018-12-13T17:57:00Z">
            <w:r w:rsidRPr="00B76FDE" w:rsidDel="00B76FDE">
              <w:rPr>
                <w:rStyle w:val="a4"/>
                <w:noProof/>
              </w:rPr>
              <w:delText>1.4</w:delText>
            </w:r>
            <w:r w:rsidDel="00B76FDE">
              <w:rPr>
                <w:b/>
                <w:noProof/>
                <w:kern w:val="2"/>
                <w:sz w:val="21"/>
                <w:szCs w:val="24"/>
                <w:lang w:val="en-US" w:eastAsia="ja-JP"/>
              </w:rPr>
              <w:tab/>
            </w:r>
            <w:r w:rsidRPr="00B76FDE" w:rsidDel="00B76FDE">
              <w:rPr>
                <w:rStyle w:val="a4"/>
                <w:noProof/>
              </w:rPr>
              <w:delText>Scope Of Study</w:delText>
            </w:r>
            <w:r w:rsidDel="00B76FDE">
              <w:rPr>
                <w:noProof/>
                <w:webHidden/>
              </w:rPr>
              <w:tab/>
              <w:delText>3</w:delText>
            </w:r>
          </w:del>
        </w:p>
        <w:p w14:paraId="0A3FB86C" w14:textId="1072FC5B" w:rsidR="00B76FDE" w:rsidDel="00B76FDE" w:rsidRDefault="00B76FDE" w:rsidP="00B76FDE">
          <w:pPr>
            <w:pStyle w:val="21"/>
            <w:rPr>
              <w:del w:id="279" w:author="adachi kento" w:date="2018-12-13T17:57:00Z"/>
              <w:b/>
              <w:noProof/>
              <w:kern w:val="2"/>
              <w:sz w:val="21"/>
              <w:szCs w:val="24"/>
              <w:lang w:val="en-US" w:eastAsia="ja-JP"/>
            </w:rPr>
          </w:pPr>
          <w:del w:id="280" w:author="adachi kento" w:date="2018-12-13T17:57:00Z">
            <w:r w:rsidRPr="00B76FDE" w:rsidDel="00B76FDE">
              <w:rPr>
                <w:rStyle w:val="a4"/>
                <w:noProof/>
                <w:lang w:eastAsia="ja-JP"/>
              </w:rPr>
              <w:delText>1.5</w:delText>
            </w:r>
            <w:r w:rsidDel="00B76FDE">
              <w:rPr>
                <w:b/>
                <w:noProof/>
                <w:kern w:val="2"/>
                <w:sz w:val="21"/>
                <w:szCs w:val="24"/>
                <w:lang w:val="en-US" w:eastAsia="ja-JP"/>
              </w:rPr>
              <w:tab/>
            </w:r>
            <w:r w:rsidRPr="00B76FDE" w:rsidDel="00B76FDE">
              <w:rPr>
                <w:rStyle w:val="a4"/>
                <w:noProof/>
                <w:lang w:eastAsia="ja-JP"/>
              </w:rPr>
              <w:delText>Significance of the Study</w:delText>
            </w:r>
            <w:r w:rsidDel="00B76FDE">
              <w:rPr>
                <w:noProof/>
                <w:webHidden/>
              </w:rPr>
              <w:tab/>
              <w:delText>3</w:delText>
            </w:r>
          </w:del>
        </w:p>
        <w:p w14:paraId="4992B82A" w14:textId="380A4126" w:rsidR="00B76FDE" w:rsidDel="00B76FDE" w:rsidRDefault="00B76FDE">
          <w:pPr>
            <w:pStyle w:val="11"/>
            <w:rPr>
              <w:del w:id="281" w:author="adachi kento" w:date="2018-12-13T17:57:00Z"/>
              <w:noProof/>
              <w:kern w:val="2"/>
              <w:sz w:val="21"/>
              <w:szCs w:val="24"/>
              <w:lang w:val="en-US" w:eastAsia="ja-JP"/>
            </w:rPr>
            <w:pPrChange w:id="282" w:author="adachi kento" w:date="2018-12-13T17:56:00Z">
              <w:pPr>
                <w:pStyle w:val="11"/>
                <w:tabs>
                  <w:tab w:val="left" w:pos="3544"/>
                </w:tabs>
              </w:pPr>
            </w:pPrChange>
          </w:pPr>
          <w:del w:id="283" w:author="adachi kento" w:date="2018-12-13T17:57:00Z">
            <w:r w:rsidRPr="00B76FDE" w:rsidDel="00B76FDE">
              <w:rPr>
                <w:rStyle w:val="a4"/>
                <w:noProof/>
              </w:rPr>
              <w:delText>CHAPTER 2</w:delText>
            </w:r>
            <w:r w:rsidDel="00B76FDE">
              <w:rPr>
                <w:noProof/>
                <w:kern w:val="2"/>
                <w:sz w:val="21"/>
                <w:szCs w:val="24"/>
                <w:lang w:val="en-US" w:eastAsia="ja-JP"/>
              </w:rPr>
              <w:tab/>
            </w:r>
            <w:r w:rsidRPr="00B76FDE" w:rsidDel="00B76FDE">
              <w:rPr>
                <w:rStyle w:val="a4"/>
                <w:noProof/>
              </w:rPr>
              <w:delText>LITERATURE REVIEW</w:delText>
            </w:r>
            <w:r w:rsidDel="00B76FDE">
              <w:rPr>
                <w:noProof/>
                <w:webHidden/>
              </w:rPr>
              <w:tab/>
              <w:delText>5</w:delText>
            </w:r>
          </w:del>
        </w:p>
        <w:p w14:paraId="1CAFEE30" w14:textId="47E1EB50" w:rsidR="00B76FDE" w:rsidDel="00B76FDE" w:rsidRDefault="00B76FDE" w:rsidP="00B76FDE">
          <w:pPr>
            <w:pStyle w:val="21"/>
            <w:rPr>
              <w:del w:id="284" w:author="adachi kento" w:date="2018-12-13T17:57:00Z"/>
              <w:b/>
              <w:noProof/>
              <w:kern w:val="2"/>
              <w:sz w:val="21"/>
              <w:szCs w:val="24"/>
              <w:lang w:val="en-US" w:eastAsia="ja-JP"/>
            </w:rPr>
          </w:pPr>
          <w:del w:id="285" w:author="adachi kento" w:date="2018-12-13T17:57:00Z">
            <w:r w:rsidRPr="00B76FDE" w:rsidDel="00B76FDE">
              <w:rPr>
                <w:rStyle w:val="a4"/>
                <w:noProof/>
              </w:rPr>
              <w:delText>2.1</w:delText>
            </w:r>
            <w:r w:rsidDel="00B76FDE">
              <w:rPr>
                <w:b/>
                <w:noProof/>
                <w:kern w:val="2"/>
                <w:sz w:val="21"/>
                <w:szCs w:val="24"/>
                <w:lang w:val="en-US" w:eastAsia="ja-JP"/>
              </w:rPr>
              <w:tab/>
            </w:r>
            <w:r w:rsidRPr="00B76FDE" w:rsidDel="00B76FDE">
              <w:rPr>
                <w:rStyle w:val="a4"/>
                <w:noProof/>
              </w:rPr>
              <w:delText>Introduction of chapter 2</w:delText>
            </w:r>
            <w:r w:rsidDel="00B76FDE">
              <w:rPr>
                <w:noProof/>
                <w:webHidden/>
              </w:rPr>
              <w:tab/>
              <w:delText>5</w:delText>
            </w:r>
          </w:del>
        </w:p>
        <w:p w14:paraId="2451737E" w14:textId="493EBD66" w:rsidR="00B76FDE" w:rsidDel="00B76FDE" w:rsidRDefault="00B76FDE" w:rsidP="00B76FDE">
          <w:pPr>
            <w:pStyle w:val="21"/>
            <w:rPr>
              <w:del w:id="286" w:author="adachi kento" w:date="2018-12-13T17:57:00Z"/>
              <w:b/>
              <w:noProof/>
              <w:kern w:val="2"/>
              <w:sz w:val="21"/>
              <w:szCs w:val="24"/>
              <w:lang w:val="en-US" w:eastAsia="ja-JP"/>
            </w:rPr>
          </w:pPr>
          <w:del w:id="287" w:author="adachi kento" w:date="2018-12-13T17:57:00Z">
            <w:r w:rsidRPr="00B76FDE" w:rsidDel="00B76FDE">
              <w:rPr>
                <w:rStyle w:val="a4"/>
                <w:noProof/>
              </w:rPr>
              <w:delText>2.2</w:delText>
            </w:r>
            <w:r w:rsidDel="00B76FDE">
              <w:rPr>
                <w:b/>
                <w:noProof/>
                <w:kern w:val="2"/>
                <w:sz w:val="21"/>
                <w:szCs w:val="24"/>
                <w:lang w:val="en-US" w:eastAsia="ja-JP"/>
              </w:rPr>
              <w:tab/>
            </w:r>
            <w:r w:rsidRPr="00B76FDE" w:rsidDel="00B76FDE">
              <w:rPr>
                <w:rStyle w:val="a4"/>
                <w:noProof/>
              </w:rPr>
              <w:delText>Overview</w:delText>
            </w:r>
            <w:r w:rsidDel="00B76FDE">
              <w:rPr>
                <w:noProof/>
                <w:webHidden/>
              </w:rPr>
              <w:tab/>
              <w:delText>5</w:delText>
            </w:r>
          </w:del>
        </w:p>
        <w:p w14:paraId="63C86A42" w14:textId="57FAE99C" w:rsidR="00B76FDE" w:rsidRPr="00AD51D1" w:rsidDel="00B76FDE" w:rsidRDefault="00B76FDE" w:rsidP="00B76FDE">
          <w:pPr>
            <w:pStyle w:val="21"/>
            <w:rPr>
              <w:del w:id="288" w:author="adachi kento" w:date="2018-12-13T17:57:00Z"/>
              <w:rFonts w:ascii="Times New Roman" w:hAnsi="Times New Roman" w:cs="Arial (本文のフォント - コンプレックス スクリプト)"/>
              <w:b/>
              <w:noProof/>
              <w:kern w:val="2"/>
              <w:sz w:val="21"/>
              <w:szCs w:val="24"/>
              <w:lang w:val="en-US" w:eastAsia="ja-JP"/>
            </w:rPr>
          </w:pPr>
          <w:del w:id="289" w:author="adachi kento" w:date="2018-12-13T17:57:00Z">
            <w:r w:rsidRPr="00B76FDE" w:rsidDel="00B76FDE">
              <w:rPr>
                <w:rStyle w:val="a4"/>
                <w:noProof/>
              </w:rPr>
              <w:delText>2.3</w:delText>
            </w:r>
            <w:r w:rsidDel="00B76FDE">
              <w:rPr>
                <w:b/>
                <w:noProof/>
                <w:kern w:val="2"/>
                <w:sz w:val="21"/>
                <w:szCs w:val="24"/>
                <w:lang w:val="en-US" w:eastAsia="ja-JP"/>
              </w:rPr>
              <w:tab/>
            </w:r>
            <w:r w:rsidRPr="00B76FDE" w:rsidDel="00B76FDE">
              <w:rPr>
                <w:rStyle w:val="a4"/>
                <w:noProof/>
              </w:rPr>
              <w:delText>Artificial Neural Network</w:delText>
            </w:r>
            <w:r w:rsidDel="00B76FDE">
              <w:rPr>
                <w:noProof/>
                <w:webHidden/>
              </w:rPr>
              <w:tab/>
              <w:delText>6</w:delText>
            </w:r>
          </w:del>
        </w:p>
        <w:p w14:paraId="1AA15CBE" w14:textId="5D3E820F" w:rsidR="00B76FDE" w:rsidDel="00B76FDE" w:rsidRDefault="00B76FDE" w:rsidP="00B76FDE">
          <w:pPr>
            <w:pStyle w:val="21"/>
            <w:rPr>
              <w:del w:id="290" w:author="adachi kento" w:date="2018-12-13T17:57:00Z"/>
              <w:b/>
              <w:noProof/>
              <w:kern w:val="2"/>
              <w:sz w:val="21"/>
              <w:szCs w:val="24"/>
              <w:lang w:val="en-US" w:eastAsia="ja-JP"/>
            </w:rPr>
          </w:pPr>
          <w:del w:id="291" w:author="adachi kento" w:date="2018-12-13T17:57:00Z">
            <w:r w:rsidRPr="00B76FDE" w:rsidDel="00B76FDE">
              <w:rPr>
                <w:rStyle w:val="a4"/>
                <w:noProof/>
              </w:rPr>
              <w:delText>2.4</w:delText>
            </w:r>
            <w:r w:rsidDel="00B76FDE">
              <w:rPr>
                <w:b/>
                <w:noProof/>
                <w:kern w:val="2"/>
                <w:sz w:val="21"/>
                <w:szCs w:val="24"/>
                <w:lang w:val="en-US" w:eastAsia="ja-JP"/>
              </w:rPr>
              <w:tab/>
            </w:r>
            <w:r w:rsidRPr="00B76FDE" w:rsidDel="00B76FDE">
              <w:rPr>
                <w:rStyle w:val="a4"/>
                <w:noProof/>
              </w:rPr>
              <w:delText>Convolutional Neural Network</w:delText>
            </w:r>
            <w:r w:rsidDel="00B76FDE">
              <w:rPr>
                <w:noProof/>
                <w:webHidden/>
              </w:rPr>
              <w:tab/>
              <w:delText>6</w:delText>
            </w:r>
          </w:del>
        </w:p>
        <w:p w14:paraId="3B6F94AE" w14:textId="0BFF8F8C" w:rsidR="00B76FDE" w:rsidDel="00B76FDE" w:rsidRDefault="00B76FDE" w:rsidP="00B76FDE">
          <w:pPr>
            <w:pStyle w:val="21"/>
            <w:rPr>
              <w:del w:id="292" w:author="adachi kento" w:date="2018-12-13T17:57:00Z"/>
              <w:b/>
              <w:noProof/>
              <w:kern w:val="2"/>
              <w:sz w:val="21"/>
              <w:szCs w:val="24"/>
              <w:lang w:val="en-US" w:eastAsia="ja-JP"/>
            </w:rPr>
          </w:pPr>
          <w:del w:id="293" w:author="adachi kento" w:date="2018-12-13T17:57:00Z">
            <w:r w:rsidRPr="00B76FDE" w:rsidDel="00B76FDE">
              <w:rPr>
                <w:rStyle w:val="a4"/>
                <w:noProof/>
              </w:rPr>
              <w:delText>2.5</w:delText>
            </w:r>
            <w:r w:rsidDel="00B76FDE">
              <w:rPr>
                <w:b/>
                <w:noProof/>
                <w:kern w:val="2"/>
                <w:sz w:val="21"/>
                <w:szCs w:val="24"/>
                <w:lang w:val="en-US" w:eastAsia="ja-JP"/>
              </w:rPr>
              <w:tab/>
            </w:r>
            <w:r w:rsidRPr="00B76FDE" w:rsidDel="00B76FDE">
              <w:rPr>
                <w:rStyle w:val="a4"/>
                <w:noProof/>
              </w:rPr>
              <w:delText>Deep Learning for Object Detection</w:delText>
            </w:r>
            <w:r w:rsidDel="00B76FDE">
              <w:rPr>
                <w:noProof/>
                <w:webHidden/>
              </w:rPr>
              <w:tab/>
              <w:delText>7</w:delText>
            </w:r>
          </w:del>
        </w:p>
        <w:p w14:paraId="42A79EC5" w14:textId="6688EF7E" w:rsidR="00B76FDE" w:rsidDel="00B76FDE" w:rsidRDefault="00B76FDE" w:rsidP="00B76FDE">
          <w:pPr>
            <w:pStyle w:val="21"/>
            <w:rPr>
              <w:del w:id="294" w:author="adachi kento" w:date="2018-12-13T17:57:00Z"/>
              <w:b/>
              <w:noProof/>
              <w:kern w:val="2"/>
              <w:sz w:val="21"/>
              <w:szCs w:val="24"/>
              <w:lang w:val="en-US" w:eastAsia="ja-JP"/>
            </w:rPr>
          </w:pPr>
          <w:del w:id="295" w:author="adachi kento" w:date="2018-12-13T17:57:00Z">
            <w:r w:rsidRPr="00B76FDE" w:rsidDel="00B76FDE">
              <w:rPr>
                <w:rStyle w:val="a4"/>
                <w:noProof/>
              </w:rPr>
              <w:delText>2.6</w:delText>
            </w:r>
            <w:r w:rsidDel="00B76FDE">
              <w:rPr>
                <w:b/>
                <w:noProof/>
                <w:kern w:val="2"/>
                <w:sz w:val="21"/>
                <w:szCs w:val="24"/>
                <w:lang w:val="en-US" w:eastAsia="ja-JP"/>
              </w:rPr>
              <w:tab/>
            </w:r>
            <w:r w:rsidRPr="00B76FDE" w:rsidDel="00B76FDE">
              <w:rPr>
                <w:rStyle w:val="a4"/>
                <w:noProof/>
              </w:rPr>
              <w:delText>Optical character recognition</w:delText>
            </w:r>
            <w:r w:rsidDel="00B76FDE">
              <w:rPr>
                <w:noProof/>
                <w:webHidden/>
              </w:rPr>
              <w:tab/>
              <w:delText>7</w:delText>
            </w:r>
          </w:del>
        </w:p>
        <w:p w14:paraId="3382B0F3" w14:textId="4E3AD28C" w:rsidR="00B76FDE" w:rsidDel="00B76FDE" w:rsidRDefault="00B76FDE" w:rsidP="00B76FDE">
          <w:pPr>
            <w:pStyle w:val="21"/>
            <w:rPr>
              <w:del w:id="296" w:author="adachi kento" w:date="2018-12-13T17:57:00Z"/>
              <w:b/>
              <w:noProof/>
              <w:kern w:val="2"/>
              <w:sz w:val="21"/>
              <w:szCs w:val="24"/>
              <w:lang w:val="en-US" w:eastAsia="ja-JP"/>
            </w:rPr>
          </w:pPr>
          <w:del w:id="297" w:author="adachi kento" w:date="2018-12-13T17:57:00Z">
            <w:r w:rsidRPr="00B76FDE" w:rsidDel="00B76FDE">
              <w:rPr>
                <w:rStyle w:val="a4"/>
                <w:noProof/>
              </w:rPr>
              <w:delText>2.7</w:delText>
            </w:r>
            <w:r w:rsidDel="00B76FDE">
              <w:rPr>
                <w:b/>
                <w:noProof/>
                <w:kern w:val="2"/>
                <w:sz w:val="21"/>
                <w:szCs w:val="24"/>
                <w:lang w:val="en-US" w:eastAsia="ja-JP"/>
              </w:rPr>
              <w:tab/>
            </w:r>
            <w:r w:rsidRPr="00B76FDE" w:rsidDel="00B76FDE">
              <w:rPr>
                <w:rStyle w:val="a4"/>
                <w:noProof/>
              </w:rPr>
              <w:delText>Object detection</w:delText>
            </w:r>
            <w:r w:rsidDel="00B76FDE">
              <w:rPr>
                <w:noProof/>
                <w:webHidden/>
              </w:rPr>
              <w:tab/>
              <w:delText>7</w:delText>
            </w:r>
          </w:del>
        </w:p>
        <w:p w14:paraId="37CB3BC3" w14:textId="24F5A639" w:rsidR="00B76FDE" w:rsidDel="00B76FDE" w:rsidRDefault="00B76FDE" w:rsidP="00B76FDE">
          <w:pPr>
            <w:pStyle w:val="21"/>
            <w:rPr>
              <w:del w:id="298" w:author="adachi kento" w:date="2018-12-13T17:57:00Z"/>
              <w:b/>
              <w:noProof/>
              <w:kern w:val="2"/>
              <w:sz w:val="21"/>
              <w:szCs w:val="24"/>
              <w:lang w:val="en-US" w:eastAsia="ja-JP"/>
            </w:rPr>
          </w:pPr>
          <w:del w:id="299" w:author="adachi kento" w:date="2018-12-13T17:57:00Z">
            <w:r w:rsidRPr="00B76FDE" w:rsidDel="00B76FDE">
              <w:rPr>
                <w:rStyle w:val="a4"/>
                <w:noProof/>
              </w:rPr>
              <w:delText>2.8</w:delText>
            </w:r>
            <w:r w:rsidDel="00B76FDE">
              <w:rPr>
                <w:b/>
                <w:noProof/>
                <w:kern w:val="2"/>
                <w:sz w:val="21"/>
                <w:szCs w:val="24"/>
                <w:lang w:val="en-US" w:eastAsia="ja-JP"/>
              </w:rPr>
              <w:tab/>
            </w:r>
            <w:r w:rsidRPr="00B76FDE" w:rsidDel="00B76FDE">
              <w:rPr>
                <w:rStyle w:val="a4"/>
                <w:noProof/>
              </w:rPr>
              <w:delText>YOLO</w:delText>
            </w:r>
            <w:r w:rsidDel="00B76FDE">
              <w:rPr>
                <w:noProof/>
                <w:webHidden/>
              </w:rPr>
              <w:tab/>
              <w:delText>8</w:delText>
            </w:r>
          </w:del>
        </w:p>
        <w:p w14:paraId="0AC06762" w14:textId="210498E2" w:rsidR="00B76FDE" w:rsidDel="00B76FDE" w:rsidRDefault="00B76FDE" w:rsidP="00B76FDE">
          <w:pPr>
            <w:pStyle w:val="21"/>
            <w:rPr>
              <w:del w:id="300" w:author="adachi kento" w:date="2018-12-13T17:57:00Z"/>
              <w:b/>
              <w:noProof/>
              <w:kern w:val="2"/>
              <w:sz w:val="21"/>
              <w:szCs w:val="24"/>
              <w:lang w:val="en-US" w:eastAsia="ja-JP"/>
            </w:rPr>
          </w:pPr>
          <w:del w:id="301" w:author="adachi kento" w:date="2018-12-13T17:57:00Z">
            <w:r w:rsidRPr="00B76FDE" w:rsidDel="00B76FDE">
              <w:rPr>
                <w:rStyle w:val="a4"/>
                <w:noProof/>
              </w:rPr>
              <w:delText>2.9</w:delText>
            </w:r>
            <w:r w:rsidDel="00B76FDE">
              <w:rPr>
                <w:b/>
                <w:noProof/>
                <w:kern w:val="2"/>
                <w:sz w:val="21"/>
                <w:szCs w:val="24"/>
                <w:lang w:val="en-US" w:eastAsia="ja-JP"/>
              </w:rPr>
              <w:tab/>
            </w:r>
            <w:r w:rsidRPr="00B76FDE" w:rsidDel="00B76FDE">
              <w:rPr>
                <w:rStyle w:val="a4"/>
                <w:noProof/>
              </w:rPr>
              <w:delText>R-CNN, Fast R-CNN, Faster R-CNN</w:delText>
            </w:r>
            <w:r w:rsidDel="00B76FDE">
              <w:rPr>
                <w:noProof/>
                <w:webHidden/>
              </w:rPr>
              <w:tab/>
              <w:delText>8</w:delText>
            </w:r>
          </w:del>
        </w:p>
        <w:p w14:paraId="124ACF47" w14:textId="28CA2D98" w:rsidR="00B76FDE" w:rsidDel="00B76FDE" w:rsidRDefault="00B76FDE">
          <w:pPr>
            <w:pStyle w:val="11"/>
            <w:rPr>
              <w:del w:id="302" w:author="adachi kento" w:date="2018-12-13T17:57:00Z"/>
              <w:noProof/>
              <w:kern w:val="2"/>
              <w:sz w:val="21"/>
              <w:szCs w:val="24"/>
              <w:lang w:val="en-US" w:eastAsia="ja-JP"/>
            </w:rPr>
            <w:pPrChange w:id="303" w:author="adachi kento" w:date="2018-12-13T17:56:00Z">
              <w:pPr>
                <w:pStyle w:val="11"/>
                <w:tabs>
                  <w:tab w:val="left" w:pos="3544"/>
                </w:tabs>
              </w:pPr>
            </w:pPrChange>
          </w:pPr>
          <w:del w:id="304" w:author="adachi kento" w:date="2018-12-13T17:57:00Z">
            <w:r w:rsidRPr="00B76FDE" w:rsidDel="00B76FDE">
              <w:rPr>
                <w:rStyle w:val="a4"/>
                <w:noProof/>
              </w:rPr>
              <w:delText>CHAPTER 3</w:delText>
            </w:r>
            <w:r w:rsidDel="00B76FDE">
              <w:rPr>
                <w:noProof/>
                <w:kern w:val="2"/>
                <w:sz w:val="21"/>
                <w:szCs w:val="24"/>
                <w:lang w:val="en-US" w:eastAsia="ja-JP"/>
              </w:rPr>
              <w:tab/>
            </w:r>
            <w:r w:rsidRPr="00B76FDE" w:rsidDel="00B76FDE">
              <w:rPr>
                <w:rStyle w:val="a4"/>
                <w:noProof/>
              </w:rPr>
              <w:delText>RESEARCH METHODOLOGY</w:delText>
            </w:r>
            <w:r w:rsidDel="00B76FDE">
              <w:rPr>
                <w:noProof/>
                <w:webHidden/>
              </w:rPr>
              <w:tab/>
              <w:delText>9</w:delText>
            </w:r>
          </w:del>
        </w:p>
        <w:p w14:paraId="5AFEA4DE" w14:textId="1CAAEC35" w:rsidR="00B76FDE" w:rsidDel="00B76FDE" w:rsidRDefault="00B76FDE" w:rsidP="00B76FDE">
          <w:pPr>
            <w:pStyle w:val="21"/>
            <w:rPr>
              <w:del w:id="305" w:author="adachi kento" w:date="2018-12-13T17:57:00Z"/>
              <w:b/>
              <w:noProof/>
              <w:kern w:val="2"/>
              <w:sz w:val="21"/>
              <w:szCs w:val="24"/>
              <w:lang w:val="en-US" w:eastAsia="ja-JP"/>
            </w:rPr>
          </w:pPr>
          <w:del w:id="306" w:author="adachi kento" w:date="2018-12-13T17:57:00Z">
            <w:r w:rsidRPr="00B76FDE" w:rsidDel="00B76FDE">
              <w:rPr>
                <w:rStyle w:val="a4"/>
                <w:noProof/>
              </w:rPr>
              <w:delText>3.1</w:delText>
            </w:r>
            <w:r w:rsidDel="00B76FDE">
              <w:rPr>
                <w:b/>
                <w:noProof/>
                <w:kern w:val="2"/>
                <w:sz w:val="21"/>
                <w:szCs w:val="24"/>
                <w:lang w:val="en-US" w:eastAsia="ja-JP"/>
              </w:rPr>
              <w:tab/>
            </w:r>
            <w:r w:rsidRPr="00B76FDE" w:rsidDel="00B76FDE">
              <w:rPr>
                <w:rStyle w:val="a4"/>
                <w:noProof/>
              </w:rPr>
              <w:delText>Introduction</w:delText>
            </w:r>
            <w:r w:rsidDel="00B76FDE">
              <w:rPr>
                <w:noProof/>
                <w:webHidden/>
              </w:rPr>
              <w:tab/>
              <w:delText>9</w:delText>
            </w:r>
          </w:del>
        </w:p>
        <w:p w14:paraId="7607BCD3" w14:textId="7DA7F36E" w:rsidR="00B76FDE" w:rsidDel="00B76FDE" w:rsidRDefault="00B76FDE" w:rsidP="00B76FDE">
          <w:pPr>
            <w:pStyle w:val="21"/>
            <w:rPr>
              <w:del w:id="307" w:author="adachi kento" w:date="2018-12-13T17:57:00Z"/>
              <w:b/>
              <w:noProof/>
              <w:kern w:val="2"/>
              <w:sz w:val="21"/>
              <w:szCs w:val="24"/>
              <w:lang w:val="en-US" w:eastAsia="ja-JP"/>
            </w:rPr>
          </w:pPr>
          <w:del w:id="308" w:author="adachi kento" w:date="2018-12-13T17:57:00Z">
            <w:r w:rsidRPr="00B76FDE" w:rsidDel="00B76FDE">
              <w:rPr>
                <w:rStyle w:val="a4"/>
                <w:noProof/>
              </w:rPr>
              <w:delText>3.2</w:delText>
            </w:r>
            <w:r w:rsidDel="00B76FDE">
              <w:rPr>
                <w:b/>
                <w:noProof/>
                <w:kern w:val="2"/>
                <w:sz w:val="21"/>
                <w:szCs w:val="24"/>
                <w:lang w:val="en-US" w:eastAsia="ja-JP"/>
              </w:rPr>
              <w:tab/>
            </w:r>
            <w:r w:rsidRPr="00B76FDE" w:rsidDel="00B76FDE">
              <w:rPr>
                <w:rStyle w:val="a4"/>
                <w:noProof/>
              </w:rPr>
              <w:delText>Overview of the system – Flow Chart</w:delText>
            </w:r>
            <w:r w:rsidDel="00B76FDE">
              <w:rPr>
                <w:noProof/>
                <w:webHidden/>
              </w:rPr>
              <w:tab/>
              <w:delText>9</w:delText>
            </w:r>
          </w:del>
        </w:p>
        <w:p w14:paraId="21E3E53D" w14:textId="5044EF36" w:rsidR="00B76FDE" w:rsidDel="00B76FDE" w:rsidRDefault="00B76FDE" w:rsidP="00B76FDE">
          <w:pPr>
            <w:pStyle w:val="21"/>
            <w:rPr>
              <w:del w:id="309" w:author="adachi kento" w:date="2018-12-13T17:57:00Z"/>
              <w:b/>
              <w:noProof/>
              <w:kern w:val="2"/>
              <w:sz w:val="21"/>
              <w:szCs w:val="24"/>
              <w:lang w:val="en-US" w:eastAsia="ja-JP"/>
            </w:rPr>
          </w:pPr>
          <w:del w:id="310" w:author="adachi kento" w:date="2018-12-13T17:57:00Z">
            <w:r w:rsidRPr="00B76FDE" w:rsidDel="00B76FDE">
              <w:rPr>
                <w:rStyle w:val="a4"/>
                <w:noProof/>
              </w:rPr>
              <w:delText>3.3</w:delText>
            </w:r>
            <w:r w:rsidDel="00B76FDE">
              <w:rPr>
                <w:b/>
                <w:noProof/>
                <w:kern w:val="2"/>
                <w:sz w:val="21"/>
                <w:szCs w:val="24"/>
                <w:lang w:val="en-US" w:eastAsia="ja-JP"/>
              </w:rPr>
              <w:tab/>
            </w:r>
            <w:r w:rsidRPr="00B76FDE" w:rsidDel="00B76FDE">
              <w:rPr>
                <w:rStyle w:val="a4"/>
                <w:noProof/>
              </w:rPr>
              <w:delText>Hardware</w:delText>
            </w:r>
            <w:r w:rsidDel="00B76FDE">
              <w:rPr>
                <w:noProof/>
                <w:webHidden/>
              </w:rPr>
              <w:tab/>
              <w:delText>9</w:delText>
            </w:r>
          </w:del>
        </w:p>
        <w:p w14:paraId="3EDE0EEE" w14:textId="047EAFE5" w:rsidR="00B76FDE" w:rsidDel="00B76FDE" w:rsidRDefault="00B76FDE" w:rsidP="00B76FDE">
          <w:pPr>
            <w:pStyle w:val="21"/>
            <w:rPr>
              <w:del w:id="311" w:author="adachi kento" w:date="2018-12-13T17:57:00Z"/>
              <w:b/>
              <w:noProof/>
              <w:kern w:val="2"/>
              <w:sz w:val="21"/>
              <w:szCs w:val="24"/>
              <w:lang w:val="en-US" w:eastAsia="ja-JP"/>
            </w:rPr>
          </w:pPr>
          <w:del w:id="312" w:author="adachi kento" w:date="2018-12-13T17:57:00Z">
            <w:r w:rsidRPr="00B76FDE" w:rsidDel="00B76FDE">
              <w:rPr>
                <w:rStyle w:val="a4"/>
                <w:noProof/>
              </w:rPr>
              <w:delText>3.4</w:delText>
            </w:r>
            <w:r w:rsidDel="00B76FDE">
              <w:rPr>
                <w:b/>
                <w:noProof/>
                <w:kern w:val="2"/>
                <w:sz w:val="21"/>
                <w:szCs w:val="24"/>
                <w:lang w:val="en-US" w:eastAsia="ja-JP"/>
              </w:rPr>
              <w:tab/>
            </w:r>
            <w:r w:rsidRPr="00B76FDE" w:rsidDel="00B76FDE">
              <w:rPr>
                <w:rStyle w:val="a4"/>
                <w:noProof/>
              </w:rPr>
              <w:delText>Software Development</w:delText>
            </w:r>
            <w:r w:rsidDel="00B76FDE">
              <w:rPr>
                <w:noProof/>
                <w:webHidden/>
              </w:rPr>
              <w:tab/>
              <w:delText>10</w:delText>
            </w:r>
          </w:del>
        </w:p>
        <w:p w14:paraId="67EF9C05" w14:textId="6ADA77AD" w:rsidR="00B76FDE" w:rsidDel="00B76FDE" w:rsidRDefault="00B76FDE" w:rsidP="00B76FDE">
          <w:pPr>
            <w:pStyle w:val="21"/>
            <w:rPr>
              <w:del w:id="313" w:author="adachi kento" w:date="2018-12-13T17:57:00Z"/>
              <w:b/>
              <w:noProof/>
              <w:kern w:val="2"/>
              <w:sz w:val="21"/>
              <w:szCs w:val="24"/>
              <w:lang w:val="en-US" w:eastAsia="ja-JP"/>
            </w:rPr>
          </w:pPr>
          <w:del w:id="314" w:author="adachi kento" w:date="2018-12-13T17:57:00Z">
            <w:r w:rsidRPr="00B76FDE" w:rsidDel="00B76FDE">
              <w:rPr>
                <w:rStyle w:val="a4"/>
                <w:noProof/>
              </w:rPr>
              <w:delText>3.5</w:delText>
            </w:r>
            <w:r w:rsidDel="00B76FDE">
              <w:rPr>
                <w:b/>
                <w:noProof/>
                <w:kern w:val="2"/>
                <w:sz w:val="21"/>
                <w:szCs w:val="24"/>
                <w:lang w:val="en-US" w:eastAsia="ja-JP"/>
              </w:rPr>
              <w:tab/>
            </w:r>
            <w:r w:rsidRPr="00B76FDE" w:rsidDel="00B76FDE">
              <w:rPr>
                <w:rStyle w:val="a4"/>
                <w:noProof/>
              </w:rPr>
              <w:delText>Data labeling</w:delText>
            </w:r>
            <w:r w:rsidDel="00B76FDE">
              <w:rPr>
                <w:noProof/>
                <w:webHidden/>
              </w:rPr>
              <w:tab/>
              <w:delText>10</w:delText>
            </w:r>
          </w:del>
        </w:p>
        <w:p w14:paraId="6E416AAB" w14:textId="70AC2316" w:rsidR="00B76FDE" w:rsidDel="00B76FDE" w:rsidRDefault="00B76FDE" w:rsidP="00B76FDE">
          <w:pPr>
            <w:pStyle w:val="21"/>
            <w:rPr>
              <w:del w:id="315" w:author="adachi kento" w:date="2018-12-13T17:57:00Z"/>
              <w:b/>
              <w:noProof/>
              <w:kern w:val="2"/>
              <w:sz w:val="21"/>
              <w:szCs w:val="24"/>
              <w:lang w:val="en-US" w:eastAsia="ja-JP"/>
            </w:rPr>
          </w:pPr>
          <w:del w:id="316" w:author="adachi kento" w:date="2018-12-13T17:57:00Z">
            <w:r w:rsidRPr="00B76FDE" w:rsidDel="00B76FDE">
              <w:rPr>
                <w:rStyle w:val="a4"/>
                <w:noProof/>
              </w:rPr>
              <w:delText>3.6</w:delText>
            </w:r>
            <w:r w:rsidDel="00B76FDE">
              <w:rPr>
                <w:b/>
                <w:noProof/>
                <w:kern w:val="2"/>
                <w:sz w:val="21"/>
                <w:szCs w:val="24"/>
                <w:lang w:val="en-US" w:eastAsia="ja-JP"/>
              </w:rPr>
              <w:tab/>
            </w:r>
            <w:r w:rsidRPr="00B76FDE" w:rsidDel="00B76FDE">
              <w:rPr>
                <w:rStyle w:val="a4"/>
                <w:noProof/>
              </w:rPr>
              <w:delText>Yolo Model</w:delText>
            </w:r>
            <w:r w:rsidDel="00B76FDE">
              <w:rPr>
                <w:noProof/>
                <w:webHidden/>
              </w:rPr>
              <w:tab/>
              <w:delText>10</w:delText>
            </w:r>
          </w:del>
        </w:p>
        <w:p w14:paraId="5EA60FD1" w14:textId="6B321A8C" w:rsidR="00B76FDE" w:rsidDel="00B76FDE" w:rsidRDefault="00B76FDE" w:rsidP="00B76FDE">
          <w:pPr>
            <w:pStyle w:val="21"/>
            <w:rPr>
              <w:del w:id="317" w:author="adachi kento" w:date="2018-12-13T17:57:00Z"/>
              <w:b/>
              <w:noProof/>
              <w:kern w:val="2"/>
              <w:sz w:val="21"/>
              <w:szCs w:val="24"/>
              <w:lang w:val="en-US" w:eastAsia="ja-JP"/>
            </w:rPr>
          </w:pPr>
          <w:del w:id="318" w:author="adachi kento" w:date="2018-12-13T17:57:00Z">
            <w:r w:rsidRPr="00B76FDE" w:rsidDel="00B76FDE">
              <w:rPr>
                <w:rStyle w:val="a4"/>
                <w:noProof/>
              </w:rPr>
              <w:delText>3.7</w:delText>
            </w:r>
            <w:r w:rsidDel="00B76FDE">
              <w:rPr>
                <w:b/>
                <w:noProof/>
                <w:kern w:val="2"/>
                <w:sz w:val="21"/>
                <w:szCs w:val="24"/>
                <w:lang w:val="en-US" w:eastAsia="ja-JP"/>
              </w:rPr>
              <w:tab/>
            </w:r>
            <w:r w:rsidRPr="00B76FDE" w:rsidDel="00B76FDE">
              <w:rPr>
                <w:rStyle w:val="a4"/>
                <w:noProof/>
              </w:rPr>
              <w:delText>Gannt Chart</w:delText>
            </w:r>
            <w:r w:rsidDel="00B76FDE">
              <w:rPr>
                <w:noProof/>
                <w:webHidden/>
              </w:rPr>
              <w:tab/>
              <w:delText>11</w:delText>
            </w:r>
          </w:del>
        </w:p>
        <w:p w14:paraId="23B99BC5" w14:textId="44F634F5" w:rsidR="00B76FDE" w:rsidDel="00B76FDE" w:rsidRDefault="00B76FDE" w:rsidP="00B76FDE">
          <w:pPr>
            <w:pStyle w:val="21"/>
            <w:rPr>
              <w:del w:id="319" w:author="adachi kento" w:date="2018-12-13T17:57:00Z"/>
              <w:b/>
              <w:noProof/>
              <w:kern w:val="2"/>
              <w:sz w:val="21"/>
              <w:szCs w:val="24"/>
              <w:lang w:val="en-US" w:eastAsia="ja-JP"/>
            </w:rPr>
          </w:pPr>
          <w:del w:id="320" w:author="adachi kento" w:date="2018-12-13T17:57:00Z">
            <w:r w:rsidRPr="00B76FDE" w:rsidDel="00B76FDE">
              <w:rPr>
                <w:rStyle w:val="a4"/>
                <w:noProof/>
              </w:rPr>
              <w:delText>3.8</w:delText>
            </w:r>
            <w:r w:rsidDel="00B76FDE">
              <w:rPr>
                <w:b/>
                <w:noProof/>
                <w:kern w:val="2"/>
                <w:sz w:val="21"/>
                <w:szCs w:val="24"/>
                <w:lang w:val="en-US" w:eastAsia="ja-JP"/>
              </w:rPr>
              <w:tab/>
            </w:r>
            <w:r w:rsidRPr="00B76FDE" w:rsidDel="00B76FDE">
              <w:rPr>
                <w:rStyle w:val="a4"/>
                <w:noProof/>
              </w:rPr>
              <w:delText>Find label from picture</w:delText>
            </w:r>
            <w:r w:rsidDel="00B76FDE">
              <w:rPr>
                <w:noProof/>
                <w:webHidden/>
              </w:rPr>
              <w:tab/>
              <w:delText>11</w:delText>
            </w:r>
          </w:del>
        </w:p>
        <w:p w14:paraId="22999C0D" w14:textId="6B327352" w:rsidR="00B76FDE" w:rsidDel="00B76FDE" w:rsidRDefault="00B76FDE" w:rsidP="00B76FDE">
          <w:pPr>
            <w:pStyle w:val="21"/>
            <w:rPr>
              <w:del w:id="321" w:author="adachi kento" w:date="2018-12-13T17:57:00Z"/>
              <w:b/>
              <w:noProof/>
              <w:kern w:val="2"/>
              <w:sz w:val="21"/>
              <w:szCs w:val="24"/>
              <w:lang w:val="en-US" w:eastAsia="ja-JP"/>
            </w:rPr>
          </w:pPr>
          <w:del w:id="322" w:author="adachi kento" w:date="2018-12-13T17:57:00Z">
            <w:r w:rsidRPr="00B76FDE" w:rsidDel="00B76FDE">
              <w:rPr>
                <w:rStyle w:val="a4"/>
                <w:noProof/>
              </w:rPr>
              <w:delText>3.9</w:delText>
            </w:r>
            <w:r w:rsidDel="00B76FDE">
              <w:rPr>
                <w:b/>
                <w:noProof/>
                <w:kern w:val="2"/>
                <w:sz w:val="21"/>
                <w:szCs w:val="24"/>
                <w:lang w:val="en-US" w:eastAsia="ja-JP"/>
              </w:rPr>
              <w:tab/>
            </w:r>
            <w:r w:rsidRPr="00B76FDE" w:rsidDel="00B76FDE">
              <w:rPr>
                <w:rStyle w:val="a4"/>
                <w:noProof/>
              </w:rPr>
              <w:delText>Image processing</w:delText>
            </w:r>
            <w:r w:rsidDel="00B76FDE">
              <w:rPr>
                <w:noProof/>
                <w:webHidden/>
              </w:rPr>
              <w:tab/>
              <w:delText>12</w:delText>
            </w:r>
          </w:del>
        </w:p>
        <w:p w14:paraId="7A045D22" w14:textId="27A3A5A7" w:rsidR="00B76FDE" w:rsidDel="00B76FDE" w:rsidRDefault="00B76FDE" w:rsidP="00B76FDE">
          <w:pPr>
            <w:pStyle w:val="21"/>
            <w:rPr>
              <w:del w:id="323" w:author="adachi kento" w:date="2018-12-13T17:57:00Z"/>
              <w:b/>
              <w:noProof/>
              <w:kern w:val="2"/>
              <w:sz w:val="21"/>
              <w:szCs w:val="24"/>
              <w:lang w:val="en-US" w:eastAsia="ja-JP"/>
            </w:rPr>
          </w:pPr>
          <w:del w:id="324" w:author="adachi kento" w:date="2018-12-13T17:57:00Z">
            <w:r w:rsidRPr="00B76FDE" w:rsidDel="00B76FDE">
              <w:rPr>
                <w:rStyle w:val="a4"/>
                <w:noProof/>
              </w:rPr>
              <w:delText>3.10</w:delText>
            </w:r>
            <w:r w:rsidDel="00B76FDE">
              <w:rPr>
                <w:b/>
                <w:noProof/>
                <w:kern w:val="2"/>
                <w:sz w:val="21"/>
                <w:szCs w:val="24"/>
                <w:lang w:val="en-US" w:eastAsia="ja-JP"/>
              </w:rPr>
              <w:tab/>
            </w:r>
            <w:r w:rsidRPr="00B76FDE" w:rsidDel="00B76FDE">
              <w:rPr>
                <w:rStyle w:val="a4"/>
                <w:noProof/>
              </w:rPr>
              <w:delText>Label recognition</w:delText>
            </w:r>
            <w:r w:rsidDel="00B76FDE">
              <w:rPr>
                <w:noProof/>
                <w:webHidden/>
              </w:rPr>
              <w:tab/>
              <w:delText>13</w:delText>
            </w:r>
          </w:del>
        </w:p>
        <w:p w14:paraId="1475ED52" w14:textId="3AE17CB5" w:rsidR="00B76FDE" w:rsidDel="00B76FDE" w:rsidRDefault="00B76FDE" w:rsidP="00B76FDE">
          <w:pPr>
            <w:pStyle w:val="21"/>
            <w:rPr>
              <w:del w:id="325" w:author="adachi kento" w:date="2018-12-13T17:57:00Z"/>
              <w:b/>
              <w:noProof/>
              <w:kern w:val="2"/>
              <w:sz w:val="21"/>
              <w:szCs w:val="24"/>
              <w:lang w:val="en-US" w:eastAsia="ja-JP"/>
            </w:rPr>
          </w:pPr>
          <w:del w:id="326" w:author="adachi kento" w:date="2018-12-13T17:57:00Z">
            <w:r w:rsidRPr="00B76FDE" w:rsidDel="00B76FDE">
              <w:rPr>
                <w:rStyle w:val="a4"/>
                <w:noProof/>
              </w:rPr>
              <w:delText>3.11</w:delText>
            </w:r>
            <w:r w:rsidDel="00B76FDE">
              <w:rPr>
                <w:b/>
                <w:noProof/>
                <w:kern w:val="2"/>
                <w:sz w:val="21"/>
                <w:szCs w:val="24"/>
                <w:lang w:val="en-US" w:eastAsia="ja-JP"/>
              </w:rPr>
              <w:tab/>
            </w:r>
            <w:r w:rsidRPr="00B76FDE" w:rsidDel="00B76FDE">
              <w:rPr>
                <w:rStyle w:val="a4"/>
                <w:noProof/>
              </w:rPr>
              <w:delText>Data augmentation</w:delText>
            </w:r>
            <w:r w:rsidDel="00B76FDE">
              <w:rPr>
                <w:noProof/>
                <w:webHidden/>
              </w:rPr>
              <w:tab/>
              <w:delText>13</w:delText>
            </w:r>
          </w:del>
        </w:p>
        <w:p w14:paraId="0B1E21F5" w14:textId="5E557976" w:rsidR="00B76FDE" w:rsidDel="00B76FDE" w:rsidRDefault="00B76FDE" w:rsidP="00B76FDE">
          <w:pPr>
            <w:pStyle w:val="21"/>
            <w:rPr>
              <w:del w:id="327" w:author="adachi kento" w:date="2018-12-13T17:57:00Z"/>
              <w:b/>
              <w:noProof/>
              <w:kern w:val="2"/>
              <w:sz w:val="21"/>
              <w:szCs w:val="24"/>
              <w:lang w:val="en-US" w:eastAsia="ja-JP"/>
            </w:rPr>
          </w:pPr>
          <w:del w:id="328" w:author="adachi kento" w:date="2018-12-13T17:57:00Z">
            <w:r w:rsidRPr="00B76FDE" w:rsidDel="00B76FDE">
              <w:rPr>
                <w:rStyle w:val="a4"/>
                <w:noProof/>
              </w:rPr>
              <w:delText>3.12</w:delText>
            </w:r>
            <w:r w:rsidDel="00B76FDE">
              <w:rPr>
                <w:b/>
                <w:noProof/>
                <w:kern w:val="2"/>
                <w:sz w:val="21"/>
                <w:szCs w:val="24"/>
                <w:lang w:val="en-US" w:eastAsia="ja-JP"/>
              </w:rPr>
              <w:tab/>
            </w:r>
            <w:r w:rsidRPr="00B76FDE" w:rsidDel="00B76FDE">
              <w:rPr>
                <w:rStyle w:val="a4"/>
                <w:noProof/>
              </w:rPr>
              <w:delText>Jetson Xavier</w:delText>
            </w:r>
            <w:r w:rsidDel="00B76FDE">
              <w:rPr>
                <w:noProof/>
                <w:webHidden/>
              </w:rPr>
              <w:tab/>
              <w:delText>13</w:delText>
            </w:r>
          </w:del>
        </w:p>
        <w:p w14:paraId="1E096C34" w14:textId="77B5414E" w:rsidR="00B76FDE" w:rsidDel="00B76FDE" w:rsidRDefault="00B76FDE">
          <w:pPr>
            <w:pStyle w:val="11"/>
            <w:rPr>
              <w:del w:id="329" w:author="adachi kento" w:date="2018-12-13T17:57:00Z"/>
              <w:noProof/>
              <w:kern w:val="2"/>
              <w:sz w:val="21"/>
              <w:szCs w:val="24"/>
              <w:lang w:val="en-US" w:eastAsia="ja-JP"/>
            </w:rPr>
            <w:pPrChange w:id="330" w:author="adachi kento" w:date="2018-12-13T17:56:00Z">
              <w:pPr>
                <w:pStyle w:val="11"/>
                <w:tabs>
                  <w:tab w:val="left" w:pos="3544"/>
                </w:tabs>
              </w:pPr>
            </w:pPrChange>
          </w:pPr>
          <w:del w:id="331" w:author="adachi kento" w:date="2018-12-13T17:57:00Z">
            <w:r w:rsidRPr="00B76FDE" w:rsidDel="00B76FDE">
              <w:rPr>
                <w:rStyle w:val="a4"/>
                <w:noProof/>
              </w:rPr>
              <w:delText>CHAPTER 4</w:delText>
            </w:r>
            <w:r w:rsidDel="00B76FDE">
              <w:rPr>
                <w:noProof/>
                <w:kern w:val="2"/>
                <w:sz w:val="21"/>
                <w:szCs w:val="24"/>
                <w:lang w:val="en-US" w:eastAsia="ja-JP"/>
              </w:rPr>
              <w:tab/>
            </w:r>
            <w:r w:rsidRPr="00B76FDE" w:rsidDel="00B76FDE">
              <w:rPr>
                <w:rStyle w:val="a4"/>
                <w:noProof/>
              </w:rPr>
              <w:delText>RESULTS</w:delText>
            </w:r>
            <w:r w:rsidDel="00B76FDE">
              <w:rPr>
                <w:noProof/>
                <w:webHidden/>
              </w:rPr>
              <w:tab/>
              <w:delText>14</w:delText>
            </w:r>
          </w:del>
        </w:p>
        <w:p w14:paraId="6A88C335" w14:textId="1C048204" w:rsidR="00B76FDE" w:rsidDel="00B76FDE" w:rsidRDefault="00B76FDE" w:rsidP="00B76FDE">
          <w:pPr>
            <w:pStyle w:val="21"/>
            <w:rPr>
              <w:del w:id="332" w:author="adachi kento" w:date="2018-12-13T17:57:00Z"/>
              <w:b/>
              <w:noProof/>
              <w:kern w:val="2"/>
              <w:sz w:val="21"/>
              <w:szCs w:val="24"/>
              <w:lang w:val="en-US" w:eastAsia="ja-JP"/>
            </w:rPr>
          </w:pPr>
          <w:del w:id="333" w:author="adachi kento" w:date="2018-12-13T17:57:00Z">
            <w:r w:rsidRPr="00B76FDE" w:rsidDel="00B76FDE">
              <w:rPr>
                <w:rStyle w:val="a4"/>
                <w:noProof/>
              </w:rPr>
              <w:delText>4.1</w:delText>
            </w:r>
            <w:r w:rsidDel="00B76FDE">
              <w:rPr>
                <w:b/>
                <w:noProof/>
                <w:kern w:val="2"/>
                <w:sz w:val="21"/>
                <w:szCs w:val="24"/>
                <w:lang w:val="en-US" w:eastAsia="ja-JP"/>
              </w:rPr>
              <w:tab/>
            </w:r>
            <w:r w:rsidRPr="00B76FDE" w:rsidDel="00B76FDE">
              <w:rPr>
                <w:rStyle w:val="a4"/>
                <w:noProof/>
              </w:rPr>
              <w:delText>Preliminary Results</w:delText>
            </w:r>
            <w:r w:rsidDel="00B76FDE">
              <w:rPr>
                <w:noProof/>
                <w:webHidden/>
              </w:rPr>
              <w:tab/>
              <w:delText>14</w:delText>
            </w:r>
          </w:del>
        </w:p>
        <w:p w14:paraId="1BB5AA90" w14:textId="16F3710F" w:rsidR="00B76FDE" w:rsidDel="00B76FDE" w:rsidRDefault="00B76FDE" w:rsidP="00B76FDE">
          <w:pPr>
            <w:pStyle w:val="21"/>
            <w:rPr>
              <w:del w:id="334" w:author="adachi kento" w:date="2018-12-13T17:57:00Z"/>
              <w:b/>
              <w:noProof/>
              <w:kern w:val="2"/>
              <w:sz w:val="21"/>
              <w:szCs w:val="24"/>
              <w:lang w:val="en-US" w:eastAsia="ja-JP"/>
            </w:rPr>
          </w:pPr>
          <w:del w:id="335" w:author="adachi kento" w:date="2018-12-13T17:57:00Z">
            <w:r w:rsidRPr="00B76FDE" w:rsidDel="00B76FDE">
              <w:rPr>
                <w:rStyle w:val="a4"/>
                <w:noProof/>
              </w:rPr>
              <w:delText>4.2</w:delText>
            </w:r>
            <w:r w:rsidDel="00B76FDE">
              <w:rPr>
                <w:b/>
                <w:noProof/>
                <w:kern w:val="2"/>
                <w:sz w:val="21"/>
                <w:szCs w:val="24"/>
                <w:lang w:val="en-US" w:eastAsia="ja-JP"/>
              </w:rPr>
              <w:tab/>
            </w:r>
            <w:r w:rsidRPr="00B76FDE" w:rsidDel="00B76FDE">
              <w:rPr>
                <w:rStyle w:val="a4"/>
                <w:noProof/>
              </w:rPr>
              <w:delText>Expected Results</w:delText>
            </w:r>
            <w:r w:rsidDel="00B76FDE">
              <w:rPr>
                <w:noProof/>
                <w:webHidden/>
              </w:rPr>
              <w:tab/>
              <w:delText>14</w:delText>
            </w:r>
          </w:del>
        </w:p>
        <w:p w14:paraId="235D15C7" w14:textId="2E40074E" w:rsidR="00B76FDE" w:rsidDel="00B76FDE" w:rsidRDefault="00B76FDE">
          <w:pPr>
            <w:pStyle w:val="11"/>
            <w:rPr>
              <w:del w:id="336" w:author="adachi kento" w:date="2018-12-13T17:57:00Z"/>
              <w:noProof/>
              <w:kern w:val="2"/>
              <w:sz w:val="21"/>
              <w:szCs w:val="24"/>
              <w:lang w:val="en-US" w:eastAsia="ja-JP"/>
            </w:rPr>
            <w:pPrChange w:id="337" w:author="adachi kento" w:date="2018-12-13T17:56:00Z">
              <w:pPr>
                <w:pStyle w:val="11"/>
                <w:tabs>
                  <w:tab w:val="left" w:pos="3544"/>
                </w:tabs>
              </w:pPr>
            </w:pPrChange>
          </w:pPr>
          <w:del w:id="338" w:author="adachi kento" w:date="2018-12-13T17:57:00Z">
            <w:r w:rsidRPr="00B76FDE" w:rsidDel="00B76FDE">
              <w:rPr>
                <w:rStyle w:val="a4"/>
                <w:noProof/>
              </w:rPr>
              <w:delText>CHAPTER 5</w:delText>
            </w:r>
            <w:r w:rsidDel="00B76FDE">
              <w:rPr>
                <w:noProof/>
                <w:kern w:val="2"/>
                <w:sz w:val="21"/>
                <w:szCs w:val="24"/>
                <w:lang w:val="en-US" w:eastAsia="ja-JP"/>
              </w:rPr>
              <w:tab/>
            </w:r>
            <w:r w:rsidRPr="00B76FDE" w:rsidDel="00B76FDE">
              <w:rPr>
                <w:rStyle w:val="a4"/>
                <w:noProof/>
              </w:rPr>
              <w:delText>CONCLUSION AND RECOMMENDATIONS</w:delText>
            </w:r>
            <w:r w:rsidDel="00B76FDE">
              <w:rPr>
                <w:noProof/>
                <w:webHidden/>
              </w:rPr>
              <w:tab/>
              <w:delText>15</w:delText>
            </w:r>
          </w:del>
        </w:p>
        <w:p w14:paraId="4519475D" w14:textId="331EA397" w:rsidR="00B76FDE" w:rsidDel="00B76FDE" w:rsidRDefault="00B76FDE" w:rsidP="00B76FDE">
          <w:pPr>
            <w:pStyle w:val="21"/>
            <w:rPr>
              <w:del w:id="339" w:author="adachi kento" w:date="2018-12-13T17:57:00Z"/>
              <w:b/>
              <w:noProof/>
              <w:kern w:val="2"/>
              <w:sz w:val="21"/>
              <w:szCs w:val="24"/>
              <w:lang w:val="en-US" w:eastAsia="ja-JP"/>
            </w:rPr>
          </w:pPr>
          <w:del w:id="340" w:author="adachi kento" w:date="2018-12-13T17:57:00Z">
            <w:r w:rsidRPr="00B76FDE" w:rsidDel="00B76FDE">
              <w:rPr>
                <w:rStyle w:val="a4"/>
                <w:noProof/>
              </w:rPr>
              <w:delText>5.1</w:delText>
            </w:r>
            <w:r w:rsidDel="00B76FDE">
              <w:rPr>
                <w:b/>
                <w:noProof/>
                <w:kern w:val="2"/>
                <w:sz w:val="21"/>
                <w:szCs w:val="24"/>
                <w:lang w:val="en-US" w:eastAsia="ja-JP"/>
              </w:rPr>
              <w:tab/>
            </w:r>
            <w:r w:rsidRPr="00B76FDE" w:rsidDel="00B76FDE">
              <w:rPr>
                <w:rStyle w:val="a4"/>
                <w:noProof/>
              </w:rPr>
              <w:delText>Conclusion</w:delText>
            </w:r>
            <w:r w:rsidDel="00B76FDE">
              <w:rPr>
                <w:noProof/>
                <w:webHidden/>
              </w:rPr>
              <w:tab/>
              <w:delText>15</w:delText>
            </w:r>
          </w:del>
        </w:p>
        <w:p w14:paraId="75D38CFB" w14:textId="35802DFD" w:rsidR="00B76FDE" w:rsidDel="00B76FDE" w:rsidRDefault="00B76FDE" w:rsidP="00B76FDE">
          <w:pPr>
            <w:pStyle w:val="11"/>
            <w:rPr>
              <w:del w:id="341" w:author="adachi kento" w:date="2018-12-13T17:57:00Z"/>
              <w:noProof/>
              <w:kern w:val="2"/>
              <w:sz w:val="21"/>
              <w:szCs w:val="24"/>
              <w:lang w:val="en-US" w:eastAsia="ja-JP"/>
            </w:rPr>
          </w:pPr>
          <w:del w:id="342" w:author="adachi kento" w:date="2018-12-13T17:57:00Z">
            <w:r w:rsidRPr="00B76FDE" w:rsidDel="00B76FDE">
              <w:rPr>
                <w:rStyle w:val="a4"/>
                <w:noProof/>
              </w:rPr>
              <w:delText>REFERENCES</w:delText>
            </w:r>
            <w:r w:rsidDel="00B76FDE">
              <w:rPr>
                <w:noProof/>
                <w:webHidden/>
              </w:rPr>
              <w:tab/>
              <w:delText>16</w:delText>
            </w:r>
          </w:del>
        </w:p>
        <w:p w14:paraId="4E3A47D8" w14:textId="44081999" w:rsidR="00B76FDE" w:rsidRDefault="00B76FDE">
          <w:pPr>
            <w:rPr>
              <w:ins w:id="343" w:author="adachi kento" w:date="2018-12-13T17:53:00Z"/>
            </w:rPr>
          </w:pPr>
          <w:ins w:id="344" w:author="adachi kento" w:date="2018-12-13T17:53:00Z">
            <w:r>
              <w:rPr>
                <w:b/>
                <w:bCs/>
                <w:noProof/>
              </w:rPr>
              <w:fldChar w:fldCharType="end"/>
            </w:r>
          </w:ins>
        </w:p>
        <w:customXmlInsRangeStart w:id="345" w:author="adachi kento" w:date="2018-12-13T17:53:00Z"/>
      </w:sdtContent>
    </w:sdt>
    <w:customXmlInsRangeEnd w:id="345"/>
    <w:p w14:paraId="1DBFD148" w14:textId="77777777" w:rsidR="002E0652" w:rsidRDefault="002E0652" w:rsidP="00312251"/>
    <w:p w14:paraId="62CC7F89" w14:textId="2F91104F" w:rsidR="00084E13" w:rsidDel="00B76FDE" w:rsidRDefault="00A8006D">
      <w:pPr>
        <w:pStyle w:val="11"/>
        <w:rPr>
          <w:del w:id="346" w:author="adachi kento" w:date="2018-12-13T17:53:00Z"/>
        </w:rPr>
      </w:pPr>
      <w:del w:id="347" w:author="adachi kento" w:date="2018-12-13T17:53:00Z">
        <w:r w:rsidDel="00B76FDE">
          <w:fldChar w:fldCharType="begin"/>
        </w:r>
        <w:r w:rsidDel="00B76FDE">
          <w:delInstrText xml:space="preserve"> TOC \h \z \t "Heading 1,2,Heading 2,3,Heading 3,4,Heading 4,5,Title,1,References,6,TITLE AT PREFACE,1,LIST OF PUBLICATIONS,7" </w:delInstrText>
        </w:r>
        <w:r w:rsidDel="00B76FDE">
          <w:fldChar w:fldCharType="separate"/>
        </w:r>
        <w:r w:rsidR="00B22CA0" w:rsidDel="00B76FDE">
          <w:rPr>
            <w:rStyle w:val="a4"/>
          </w:rPr>
          <w:fldChar w:fldCharType="begin"/>
        </w:r>
        <w:r w:rsidR="00B22CA0" w:rsidDel="00B76FDE">
          <w:rPr>
            <w:rStyle w:val="a4"/>
          </w:rPr>
          <w:delInstrText xml:space="preserve"> HYPERLINK \l "_Toc532350290" </w:delInstrText>
        </w:r>
        <w:r w:rsidR="00B22CA0" w:rsidDel="00B76FDE">
          <w:rPr>
            <w:rStyle w:val="a4"/>
          </w:rPr>
          <w:fldChar w:fldCharType="separate"/>
        </w:r>
        <w:r w:rsidR="00084E13" w:rsidRPr="006546A6" w:rsidDel="00B76FDE">
          <w:rPr>
            <w:rStyle w:val="a4"/>
          </w:rPr>
          <w:delText>DECLARATION</w:delText>
        </w:r>
        <w:r w:rsidR="00084E13" w:rsidDel="00B76FDE">
          <w:rPr>
            <w:webHidden/>
          </w:rPr>
          <w:tab/>
        </w:r>
        <w:r w:rsidR="00084E13" w:rsidDel="00B76FDE">
          <w:rPr>
            <w:b w:val="0"/>
            <w:bCs w:val="0"/>
            <w:caps w:val="0"/>
            <w:webHidden/>
          </w:rPr>
          <w:fldChar w:fldCharType="begin"/>
        </w:r>
        <w:r w:rsidR="00084E13" w:rsidDel="00B76FDE">
          <w:rPr>
            <w:webHidden/>
          </w:rPr>
          <w:delInstrText xml:space="preserve"> PAGEREF _Toc532350290 \h </w:delInstrText>
        </w:r>
        <w:r w:rsidR="00084E13" w:rsidDel="00B76FDE">
          <w:rPr>
            <w:b w:val="0"/>
            <w:bCs w:val="0"/>
            <w:caps w:val="0"/>
            <w:webHidden/>
          </w:rPr>
        </w:r>
        <w:r w:rsidR="00084E13" w:rsidDel="00B76FDE">
          <w:rPr>
            <w:b w:val="0"/>
            <w:bCs w:val="0"/>
            <w:caps w:val="0"/>
            <w:webHidden/>
          </w:rPr>
          <w:fldChar w:fldCharType="separate"/>
        </w:r>
        <w:r w:rsidR="00084E13" w:rsidDel="00B76FDE">
          <w:rPr>
            <w:webHidden/>
          </w:rPr>
          <w:delText>ii</w:delText>
        </w:r>
        <w:r w:rsidR="00084E13" w:rsidDel="00B76FDE">
          <w:rPr>
            <w:b w:val="0"/>
            <w:bCs w:val="0"/>
            <w:caps w:val="0"/>
            <w:webHidden/>
          </w:rPr>
          <w:fldChar w:fldCharType="end"/>
        </w:r>
        <w:r w:rsidR="00B22CA0" w:rsidDel="00B76FDE">
          <w:rPr>
            <w:b w:val="0"/>
            <w:bCs w:val="0"/>
            <w:caps w:val="0"/>
          </w:rPr>
          <w:fldChar w:fldCharType="end"/>
        </w:r>
      </w:del>
    </w:p>
    <w:p w14:paraId="6B2B6590" w14:textId="77777777" w:rsidR="00B76FDE" w:rsidRPr="00B76FDE" w:rsidRDefault="00B76FDE" w:rsidP="00006754">
      <w:pPr>
        <w:pStyle w:val="11"/>
        <w:rPr>
          <w:ins w:id="348" w:author="adachi kento" w:date="2018-12-13T17:53:00Z"/>
          <w:rPrChange w:id="349" w:author="adachi kento" w:date="2018-12-13T17:53:00Z">
            <w:rPr>
              <w:ins w:id="350" w:author="adachi kento" w:date="2018-12-13T17:53:00Z"/>
              <w:b w:val="0"/>
              <w:kern w:val="2"/>
              <w:sz w:val="21"/>
              <w:szCs w:val="24"/>
              <w:lang w:val="en-US" w:eastAsia="ja-JP"/>
            </w:rPr>
          </w:rPrChange>
        </w:rPr>
      </w:pPr>
    </w:p>
    <w:p w14:paraId="5A459671" w14:textId="629B6741" w:rsidR="00084E13" w:rsidDel="00B76FDE" w:rsidRDefault="00B22CA0">
      <w:pPr>
        <w:pStyle w:val="11"/>
        <w:rPr>
          <w:del w:id="351" w:author="adachi kento" w:date="2018-12-13T17:53:00Z"/>
          <w:kern w:val="2"/>
          <w:sz w:val="21"/>
          <w:szCs w:val="24"/>
          <w:lang w:val="en-US" w:eastAsia="ja-JP"/>
        </w:rPr>
      </w:pPr>
      <w:del w:id="352" w:author="adachi kento" w:date="2018-12-13T17:53:00Z">
        <w:r w:rsidDel="00B76FDE">
          <w:rPr>
            <w:rStyle w:val="a4"/>
          </w:rPr>
          <w:fldChar w:fldCharType="begin"/>
        </w:r>
        <w:r w:rsidDel="00B76FDE">
          <w:rPr>
            <w:rStyle w:val="a4"/>
          </w:rPr>
          <w:delInstrText xml:space="preserve"> HYPERLINK \l "_Toc532350291" </w:delInstrText>
        </w:r>
        <w:r w:rsidDel="00B76FDE">
          <w:rPr>
            <w:rStyle w:val="a4"/>
          </w:rPr>
          <w:fldChar w:fldCharType="separate"/>
        </w:r>
        <w:r w:rsidR="00084E13" w:rsidRPr="006546A6" w:rsidDel="00B76FDE">
          <w:rPr>
            <w:rStyle w:val="a4"/>
          </w:rPr>
          <w:delText>ABSTRACT</w:delText>
        </w:r>
        <w:r w:rsidR="00084E13" w:rsidDel="00B76FDE">
          <w:rPr>
            <w:webHidden/>
          </w:rPr>
          <w:tab/>
        </w:r>
        <w:r w:rsidR="00084E13" w:rsidDel="00B76FDE">
          <w:rPr>
            <w:b w:val="0"/>
            <w:bCs w:val="0"/>
            <w:caps w:val="0"/>
            <w:webHidden/>
          </w:rPr>
          <w:fldChar w:fldCharType="begin"/>
        </w:r>
        <w:r w:rsidR="00084E13" w:rsidDel="00B76FDE">
          <w:rPr>
            <w:webHidden/>
          </w:rPr>
          <w:delInstrText xml:space="preserve"> PAGEREF _Toc532350291 \h </w:delInstrText>
        </w:r>
        <w:r w:rsidR="00084E13" w:rsidDel="00B76FDE">
          <w:rPr>
            <w:b w:val="0"/>
            <w:bCs w:val="0"/>
            <w:caps w:val="0"/>
            <w:webHidden/>
          </w:rPr>
        </w:r>
        <w:r w:rsidR="00084E13" w:rsidDel="00B76FDE">
          <w:rPr>
            <w:b w:val="0"/>
            <w:bCs w:val="0"/>
            <w:caps w:val="0"/>
            <w:webHidden/>
          </w:rPr>
          <w:fldChar w:fldCharType="separate"/>
        </w:r>
        <w:r w:rsidR="00084E13" w:rsidDel="00B76FDE">
          <w:rPr>
            <w:webHidden/>
          </w:rPr>
          <w:delText>iii</w:delText>
        </w:r>
        <w:r w:rsidR="00084E13" w:rsidDel="00B76FDE">
          <w:rPr>
            <w:b w:val="0"/>
            <w:bCs w:val="0"/>
            <w:caps w:val="0"/>
            <w:webHidden/>
          </w:rPr>
          <w:fldChar w:fldCharType="end"/>
        </w:r>
        <w:r w:rsidDel="00B76FDE">
          <w:rPr>
            <w:b w:val="0"/>
            <w:bCs w:val="0"/>
            <w:caps w:val="0"/>
          </w:rPr>
          <w:fldChar w:fldCharType="end"/>
        </w:r>
      </w:del>
    </w:p>
    <w:p w14:paraId="3AA94791" w14:textId="015A1AA5" w:rsidR="00084E13" w:rsidDel="00B76FDE" w:rsidRDefault="00B22CA0">
      <w:pPr>
        <w:pStyle w:val="11"/>
        <w:rPr>
          <w:del w:id="353" w:author="adachi kento" w:date="2018-12-13T17:53:00Z"/>
          <w:kern w:val="2"/>
          <w:sz w:val="21"/>
          <w:szCs w:val="24"/>
          <w:lang w:val="en-US" w:eastAsia="ja-JP"/>
        </w:rPr>
      </w:pPr>
      <w:del w:id="354" w:author="adachi kento" w:date="2018-12-13T17:53:00Z">
        <w:r w:rsidDel="00B76FDE">
          <w:rPr>
            <w:rStyle w:val="a4"/>
          </w:rPr>
          <w:fldChar w:fldCharType="begin"/>
        </w:r>
        <w:r w:rsidDel="00B76FDE">
          <w:rPr>
            <w:rStyle w:val="a4"/>
          </w:rPr>
          <w:delInstrText xml:space="preserve"> HYPERLINK \l "_Toc532350292" </w:delInstrText>
        </w:r>
        <w:r w:rsidDel="00B76FDE">
          <w:rPr>
            <w:rStyle w:val="a4"/>
          </w:rPr>
          <w:fldChar w:fldCharType="separate"/>
        </w:r>
        <w:r w:rsidR="00084E13" w:rsidRPr="006546A6" w:rsidDel="00B76FDE">
          <w:rPr>
            <w:rStyle w:val="a4"/>
          </w:rPr>
          <w:delText>TABLE OF CONTENTS</w:delText>
        </w:r>
        <w:r w:rsidR="00084E13" w:rsidDel="00B76FDE">
          <w:rPr>
            <w:webHidden/>
          </w:rPr>
          <w:tab/>
        </w:r>
        <w:r w:rsidR="00084E13" w:rsidDel="00B76FDE">
          <w:rPr>
            <w:b w:val="0"/>
            <w:bCs w:val="0"/>
            <w:caps w:val="0"/>
            <w:webHidden/>
          </w:rPr>
          <w:fldChar w:fldCharType="begin"/>
        </w:r>
        <w:r w:rsidR="00084E13" w:rsidDel="00B76FDE">
          <w:rPr>
            <w:webHidden/>
          </w:rPr>
          <w:delInstrText xml:space="preserve"> PAGEREF _Toc532350292 \h </w:delInstrText>
        </w:r>
        <w:r w:rsidR="00084E13" w:rsidDel="00B76FDE">
          <w:rPr>
            <w:b w:val="0"/>
            <w:bCs w:val="0"/>
            <w:caps w:val="0"/>
            <w:webHidden/>
          </w:rPr>
        </w:r>
        <w:r w:rsidR="00084E13" w:rsidDel="00B76FDE">
          <w:rPr>
            <w:b w:val="0"/>
            <w:bCs w:val="0"/>
            <w:caps w:val="0"/>
            <w:webHidden/>
          </w:rPr>
          <w:fldChar w:fldCharType="separate"/>
        </w:r>
        <w:r w:rsidR="00084E13" w:rsidDel="00B76FDE">
          <w:rPr>
            <w:webHidden/>
          </w:rPr>
          <w:delText>iv</w:delText>
        </w:r>
        <w:r w:rsidR="00084E13" w:rsidDel="00B76FDE">
          <w:rPr>
            <w:b w:val="0"/>
            <w:bCs w:val="0"/>
            <w:caps w:val="0"/>
            <w:webHidden/>
          </w:rPr>
          <w:fldChar w:fldCharType="end"/>
        </w:r>
        <w:r w:rsidDel="00B76FDE">
          <w:rPr>
            <w:b w:val="0"/>
            <w:bCs w:val="0"/>
            <w:caps w:val="0"/>
          </w:rPr>
          <w:fldChar w:fldCharType="end"/>
        </w:r>
      </w:del>
    </w:p>
    <w:p w14:paraId="0B2B4957" w14:textId="0AF34C94" w:rsidR="00084E13" w:rsidDel="00B76FDE" w:rsidRDefault="00B22CA0">
      <w:pPr>
        <w:pStyle w:val="11"/>
        <w:rPr>
          <w:del w:id="355" w:author="adachi kento" w:date="2018-12-13T17:53:00Z"/>
          <w:kern w:val="2"/>
          <w:sz w:val="21"/>
          <w:szCs w:val="24"/>
          <w:lang w:val="en-US" w:eastAsia="ja-JP"/>
        </w:rPr>
      </w:pPr>
      <w:del w:id="356" w:author="adachi kento" w:date="2018-12-13T17:53:00Z">
        <w:r w:rsidDel="00B76FDE">
          <w:rPr>
            <w:rStyle w:val="a4"/>
          </w:rPr>
          <w:fldChar w:fldCharType="begin"/>
        </w:r>
        <w:r w:rsidDel="00B76FDE">
          <w:rPr>
            <w:rStyle w:val="a4"/>
          </w:rPr>
          <w:delInstrText xml:space="preserve"> HYPERLINK \l "_Toc532350293" </w:delInstrText>
        </w:r>
        <w:r w:rsidDel="00B76FDE">
          <w:rPr>
            <w:rStyle w:val="a4"/>
          </w:rPr>
          <w:fldChar w:fldCharType="separate"/>
        </w:r>
        <w:r w:rsidR="00084E13" w:rsidRPr="006546A6" w:rsidDel="00B76FDE">
          <w:rPr>
            <w:rStyle w:val="a4"/>
          </w:rPr>
          <w:delText>LIST OF TABLES</w:delText>
        </w:r>
        <w:r w:rsidR="00084E13" w:rsidDel="00B76FDE">
          <w:rPr>
            <w:webHidden/>
          </w:rPr>
          <w:tab/>
        </w:r>
        <w:r w:rsidR="00084E13" w:rsidDel="00B76FDE">
          <w:rPr>
            <w:b w:val="0"/>
            <w:bCs w:val="0"/>
            <w:caps w:val="0"/>
            <w:webHidden/>
          </w:rPr>
          <w:fldChar w:fldCharType="begin"/>
        </w:r>
        <w:r w:rsidR="00084E13" w:rsidDel="00B76FDE">
          <w:rPr>
            <w:webHidden/>
          </w:rPr>
          <w:delInstrText xml:space="preserve"> PAGEREF _Toc532350293 \h </w:delInstrText>
        </w:r>
        <w:r w:rsidR="00084E13" w:rsidDel="00B76FDE">
          <w:rPr>
            <w:b w:val="0"/>
            <w:bCs w:val="0"/>
            <w:caps w:val="0"/>
            <w:webHidden/>
          </w:rPr>
        </w:r>
        <w:r w:rsidR="00084E13" w:rsidDel="00B76FDE">
          <w:rPr>
            <w:b w:val="0"/>
            <w:bCs w:val="0"/>
            <w:caps w:val="0"/>
            <w:webHidden/>
          </w:rPr>
          <w:fldChar w:fldCharType="separate"/>
        </w:r>
        <w:r w:rsidR="00084E13" w:rsidDel="00B76FDE">
          <w:rPr>
            <w:webHidden/>
          </w:rPr>
          <w:delText>v</w:delText>
        </w:r>
        <w:r w:rsidR="00084E13" w:rsidDel="00B76FDE">
          <w:rPr>
            <w:b w:val="0"/>
            <w:bCs w:val="0"/>
            <w:caps w:val="0"/>
            <w:webHidden/>
          </w:rPr>
          <w:fldChar w:fldCharType="end"/>
        </w:r>
        <w:r w:rsidDel="00B76FDE">
          <w:rPr>
            <w:b w:val="0"/>
            <w:bCs w:val="0"/>
            <w:caps w:val="0"/>
          </w:rPr>
          <w:fldChar w:fldCharType="end"/>
        </w:r>
      </w:del>
    </w:p>
    <w:p w14:paraId="16A942E9" w14:textId="495C678C" w:rsidR="00084E13" w:rsidDel="00B76FDE" w:rsidRDefault="00B22CA0">
      <w:pPr>
        <w:pStyle w:val="11"/>
        <w:rPr>
          <w:del w:id="357" w:author="adachi kento" w:date="2018-12-13T17:53:00Z"/>
          <w:kern w:val="2"/>
          <w:sz w:val="21"/>
          <w:szCs w:val="24"/>
          <w:lang w:val="en-US" w:eastAsia="ja-JP"/>
        </w:rPr>
      </w:pPr>
      <w:del w:id="358" w:author="adachi kento" w:date="2018-12-13T17:53:00Z">
        <w:r w:rsidDel="00B76FDE">
          <w:rPr>
            <w:rStyle w:val="a4"/>
          </w:rPr>
          <w:fldChar w:fldCharType="begin"/>
        </w:r>
        <w:r w:rsidDel="00B76FDE">
          <w:rPr>
            <w:rStyle w:val="a4"/>
          </w:rPr>
          <w:delInstrText xml:space="preserve"> HYPERLINK \l "_Toc532350294" </w:delInstrText>
        </w:r>
        <w:r w:rsidDel="00B76FDE">
          <w:rPr>
            <w:rStyle w:val="a4"/>
          </w:rPr>
          <w:fldChar w:fldCharType="separate"/>
        </w:r>
        <w:r w:rsidR="00084E13" w:rsidRPr="006546A6" w:rsidDel="00B76FDE">
          <w:rPr>
            <w:rStyle w:val="a4"/>
          </w:rPr>
          <w:delText>LIST OF FIGURES</w:delText>
        </w:r>
        <w:r w:rsidR="00084E13" w:rsidDel="00B76FDE">
          <w:rPr>
            <w:webHidden/>
          </w:rPr>
          <w:tab/>
        </w:r>
        <w:r w:rsidR="00084E13" w:rsidDel="00B76FDE">
          <w:rPr>
            <w:b w:val="0"/>
            <w:bCs w:val="0"/>
            <w:caps w:val="0"/>
            <w:webHidden/>
          </w:rPr>
          <w:fldChar w:fldCharType="begin"/>
        </w:r>
        <w:r w:rsidR="00084E13" w:rsidDel="00B76FDE">
          <w:rPr>
            <w:webHidden/>
          </w:rPr>
          <w:delInstrText xml:space="preserve"> PAGEREF _Toc532350294 \h </w:delInstrText>
        </w:r>
        <w:r w:rsidR="00084E13" w:rsidDel="00B76FDE">
          <w:rPr>
            <w:b w:val="0"/>
            <w:bCs w:val="0"/>
            <w:caps w:val="0"/>
            <w:webHidden/>
          </w:rPr>
        </w:r>
        <w:r w:rsidR="00084E13" w:rsidDel="00B76FDE">
          <w:rPr>
            <w:b w:val="0"/>
            <w:bCs w:val="0"/>
            <w:caps w:val="0"/>
            <w:webHidden/>
          </w:rPr>
          <w:fldChar w:fldCharType="separate"/>
        </w:r>
        <w:r w:rsidR="00084E13" w:rsidDel="00B76FDE">
          <w:rPr>
            <w:webHidden/>
          </w:rPr>
          <w:delText>vi</w:delText>
        </w:r>
        <w:r w:rsidR="00084E13" w:rsidDel="00B76FDE">
          <w:rPr>
            <w:b w:val="0"/>
            <w:bCs w:val="0"/>
            <w:caps w:val="0"/>
            <w:webHidden/>
          </w:rPr>
          <w:fldChar w:fldCharType="end"/>
        </w:r>
        <w:r w:rsidDel="00B76FDE">
          <w:rPr>
            <w:b w:val="0"/>
            <w:bCs w:val="0"/>
            <w:caps w:val="0"/>
          </w:rPr>
          <w:fldChar w:fldCharType="end"/>
        </w:r>
      </w:del>
    </w:p>
    <w:p w14:paraId="76788FE0" w14:textId="251E3E23" w:rsidR="00084E13" w:rsidDel="00B76FDE" w:rsidRDefault="00B22CA0">
      <w:pPr>
        <w:pStyle w:val="11"/>
        <w:rPr>
          <w:del w:id="359" w:author="adachi kento" w:date="2018-12-13T17:53:00Z"/>
          <w:kern w:val="2"/>
          <w:sz w:val="21"/>
          <w:szCs w:val="24"/>
          <w:lang w:val="en-US" w:eastAsia="ja-JP"/>
        </w:rPr>
      </w:pPr>
      <w:del w:id="360" w:author="adachi kento" w:date="2018-12-13T17:53:00Z">
        <w:r w:rsidDel="00B76FDE">
          <w:rPr>
            <w:rStyle w:val="a4"/>
          </w:rPr>
          <w:fldChar w:fldCharType="begin"/>
        </w:r>
        <w:r w:rsidDel="00B76FDE">
          <w:rPr>
            <w:rStyle w:val="a4"/>
          </w:rPr>
          <w:delInstrText xml:space="preserve"> HYPERLINK \l "_Toc532350295" </w:delInstrText>
        </w:r>
        <w:r w:rsidDel="00B76FDE">
          <w:rPr>
            <w:rStyle w:val="a4"/>
          </w:rPr>
          <w:fldChar w:fldCharType="separate"/>
        </w:r>
        <w:r w:rsidR="00084E13" w:rsidRPr="006546A6" w:rsidDel="00B76FDE">
          <w:rPr>
            <w:rStyle w:val="a4"/>
          </w:rPr>
          <w:delText>LIST OF ABBREVIATIONS</w:delText>
        </w:r>
        <w:r w:rsidR="00084E13" w:rsidDel="00B76FDE">
          <w:rPr>
            <w:webHidden/>
          </w:rPr>
          <w:tab/>
        </w:r>
        <w:r w:rsidR="00084E13" w:rsidDel="00B76FDE">
          <w:rPr>
            <w:b w:val="0"/>
            <w:bCs w:val="0"/>
            <w:caps w:val="0"/>
            <w:webHidden/>
          </w:rPr>
          <w:fldChar w:fldCharType="begin"/>
        </w:r>
        <w:r w:rsidR="00084E13" w:rsidDel="00B76FDE">
          <w:rPr>
            <w:webHidden/>
          </w:rPr>
          <w:delInstrText xml:space="preserve"> PAGEREF _Toc532350295 \h </w:delInstrText>
        </w:r>
        <w:r w:rsidR="00084E13" w:rsidDel="00B76FDE">
          <w:rPr>
            <w:b w:val="0"/>
            <w:bCs w:val="0"/>
            <w:caps w:val="0"/>
            <w:webHidden/>
          </w:rPr>
        </w:r>
        <w:r w:rsidR="00084E13" w:rsidDel="00B76FDE">
          <w:rPr>
            <w:b w:val="0"/>
            <w:bCs w:val="0"/>
            <w:caps w:val="0"/>
            <w:webHidden/>
          </w:rPr>
          <w:fldChar w:fldCharType="separate"/>
        </w:r>
        <w:r w:rsidR="00084E13" w:rsidDel="00B76FDE">
          <w:rPr>
            <w:webHidden/>
          </w:rPr>
          <w:delText>vii</w:delText>
        </w:r>
        <w:r w:rsidR="00084E13" w:rsidDel="00B76FDE">
          <w:rPr>
            <w:b w:val="0"/>
            <w:bCs w:val="0"/>
            <w:caps w:val="0"/>
            <w:webHidden/>
          </w:rPr>
          <w:fldChar w:fldCharType="end"/>
        </w:r>
        <w:r w:rsidDel="00B76FDE">
          <w:rPr>
            <w:b w:val="0"/>
            <w:bCs w:val="0"/>
            <w:caps w:val="0"/>
          </w:rPr>
          <w:fldChar w:fldCharType="end"/>
        </w:r>
      </w:del>
    </w:p>
    <w:p w14:paraId="0A347D2A" w14:textId="21B2FF88" w:rsidR="00084E13" w:rsidDel="00B76FDE" w:rsidRDefault="00B22CA0">
      <w:pPr>
        <w:pStyle w:val="11"/>
        <w:rPr>
          <w:del w:id="361" w:author="adachi kento" w:date="2018-12-13T17:53:00Z"/>
          <w:kern w:val="2"/>
          <w:sz w:val="21"/>
          <w:szCs w:val="24"/>
          <w:lang w:val="en-US" w:eastAsia="ja-JP"/>
        </w:rPr>
      </w:pPr>
      <w:del w:id="362" w:author="adachi kento" w:date="2018-12-13T17:53:00Z">
        <w:r w:rsidDel="00B76FDE">
          <w:rPr>
            <w:rStyle w:val="a4"/>
          </w:rPr>
          <w:fldChar w:fldCharType="begin"/>
        </w:r>
        <w:r w:rsidDel="00B76FDE">
          <w:rPr>
            <w:rStyle w:val="a4"/>
          </w:rPr>
          <w:delInstrText xml:space="preserve"> HYPERLINK \l "_Toc532350296" </w:delInstrText>
        </w:r>
        <w:r w:rsidDel="00B76FDE">
          <w:rPr>
            <w:rStyle w:val="a4"/>
          </w:rPr>
          <w:fldChar w:fldCharType="separate"/>
        </w:r>
        <w:r w:rsidR="00084E13" w:rsidRPr="006546A6" w:rsidDel="00B76FDE">
          <w:rPr>
            <w:rStyle w:val="a4"/>
          </w:rPr>
          <w:delText>LIST OF SYMBOLS</w:delText>
        </w:r>
        <w:r w:rsidR="00084E13" w:rsidDel="00B76FDE">
          <w:rPr>
            <w:webHidden/>
          </w:rPr>
          <w:tab/>
        </w:r>
        <w:r w:rsidR="00084E13" w:rsidDel="00B76FDE">
          <w:rPr>
            <w:b w:val="0"/>
            <w:bCs w:val="0"/>
            <w:caps w:val="0"/>
            <w:webHidden/>
          </w:rPr>
          <w:fldChar w:fldCharType="begin"/>
        </w:r>
        <w:r w:rsidR="00084E13" w:rsidDel="00B76FDE">
          <w:rPr>
            <w:webHidden/>
          </w:rPr>
          <w:delInstrText xml:space="preserve"> PAGEREF _Toc532350296 \h </w:delInstrText>
        </w:r>
        <w:r w:rsidR="00084E13" w:rsidDel="00B76FDE">
          <w:rPr>
            <w:b w:val="0"/>
            <w:bCs w:val="0"/>
            <w:caps w:val="0"/>
            <w:webHidden/>
          </w:rPr>
        </w:r>
        <w:r w:rsidR="00084E13" w:rsidDel="00B76FDE">
          <w:rPr>
            <w:b w:val="0"/>
            <w:bCs w:val="0"/>
            <w:caps w:val="0"/>
            <w:webHidden/>
          </w:rPr>
          <w:fldChar w:fldCharType="separate"/>
        </w:r>
        <w:r w:rsidR="00084E13" w:rsidDel="00B76FDE">
          <w:rPr>
            <w:webHidden/>
          </w:rPr>
          <w:delText>viii</w:delText>
        </w:r>
        <w:r w:rsidR="00084E13" w:rsidDel="00B76FDE">
          <w:rPr>
            <w:b w:val="0"/>
            <w:bCs w:val="0"/>
            <w:caps w:val="0"/>
            <w:webHidden/>
          </w:rPr>
          <w:fldChar w:fldCharType="end"/>
        </w:r>
        <w:r w:rsidDel="00B76FDE">
          <w:rPr>
            <w:b w:val="0"/>
            <w:bCs w:val="0"/>
            <w:caps w:val="0"/>
          </w:rPr>
          <w:fldChar w:fldCharType="end"/>
        </w:r>
      </w:del>
    </w:p>
    <w:p w14:paraId="1AB2603E" w14:textId="0D905775" w:rsidR="00084E13" w:rsidDel="00B76FDE" w:rsidRDefault="00B22CA0">
      <w:pPr>
        <w:pStyle w:val="11"/>
        <w:rPr>
          <w:del w:id="363" w:author="adachi kento" w:date="2018-12-13T17:53:00Z"/>
          <w:kern w:val="2"/>
          <w:sz w:val="21"/>
          <w:szCs w:val="24"/>
          <w:lang w:val="en-US" w:eastAsia="ja-JP"/>
        </w:rPr>
        <w:pPrChange w:id="364" w:author="adachi kento" w:date="2018-12-14T02:08:00Z">
          <w:pPr>
            <w:pStyle w:val="61"/>
          </w:pPr>
        </w:pPrChange>
      </w:pPr>
      <w:del w:id="365" w:author="adachi kento" w:date="2018-12-13T17:53:00Z">
        <w:r w:rsidDel="00B76FDE">
          <w:rPr>
            <w:rStyle w:val="a4"/>
          </w:rPr>
          <w:fldChar w:fldCharType="begin"/>
        </w:r>
        <w:r w:rsidDel="00B76FDE">
          <w:rPr>
            <w:rStyle w:val="a4"/>
          </w:rPr>
          <w:delInstrText xml:space="preserve"> HYPERLINK \l "_Toc532350297" </w:delInstrText>
        </w:r>
        <w:r w:rsidDel="00B76FDE">
          <w:rPr>
            <w:rStyle w:val="a4"/>
          </w:rPr>
          <w:fldChar w:fldCharType="separate"/>
        </w:r>
        <w:r w:rsidR="00084E13" w:rsidRPr="006546A6" w:rsidDel="00B76FDE">
          <w:rPr>
            <w:rStyle w:val="a4"/>
          </w:rPr>
          <w:delText>REFERENCES</w:delText>
        </w:r>
        <w:r w:rsidR="00084E13" w:rsidDel="00B76FDE">
          <w:rPr>
            <w:webHidden/>
          </w:rPr>
          <w:tab/>
        </w:r>
        <w:r w:rsidR="00084E13" w:rsidDel="00B76FDE">
          <w:rPr>
            <w:b w:val="0"/>
            <w:bCs w:val="0"/>
            <w:caps w:val="0"/>
            <w:webHidden/>
          </w:rPr>
          <w:fldChar w:fldCharType="begin"/>
        </w:r>
        <w:r w:rsidR="00084E13" w:rsidDel="00B76FDE">
          <w:rPr>
            <w:webHidden/>
          </w:rPr>
          <w:delInstrText xml:space="preserve"> PAGEREF _Toc532350297 \h </w:delInstrText>
        </w:r>
        <w:r w:rsidR="00084E13" w:rsidDel="00B76FDE">
          <w:rPr>
            <w:b w:val="0"/>
            <w:bCs w:val="0"/>
            <w:caps w:val="0"/>
            <w:webHidden/>
          </w:rPr>
        </w:r>
        <w:r w:rsidR="00084E13" w:rsidDel="00B76FDE">
          <w:rPr>
            <w:b w:val="0"/>
            <w:bCs w:val="0"/>
            <w:caps w:val="0"/>
            <w:webHidden/>
          </w:rPr>
          <w:fldChar w:fldCharType="separate"/>
        </w:r>
        <w:r w:rsidR="00084E13" w:rsidDel="00B76FDE">
          <w:rPr>
            <w:webHidden/>
          </w:rPr>
          <w:delText>12</w:delText>
        </w:r>
        <w:r w:rsidR="00084E13" w:rsidDel="00B76FDE">
          <w:rPr>
            <w:b w:val="0"/>
            <w:bCs w:val="0"/>
            <w:caps w:val="0"/>
            <w:webHidden/>
          </w:rPr>
          <w:fldChar w:fldCharType="end"/>
        </w:r>
        <w:r w:rsidDel="00B76FDE">
          <w:rPr>
            <w:b w:val="0"/>
            <w:bCs w:val="0"/>
            <w:caps w:val="0"/>
          </w:rPr>
          <w:fldChar w:fldCharType="end"/>
        </w:r>
      </w:del>
    </w:p>
    <w:p w14:paraId="4822F5E7" w14:textId="7C75AE10" w:rsidR="00DB6DF4" w:rsidRDefault="00A8006D">
      <w:pPr>
        <w:pStyle w:val="11"/>
        <w:rPr>
          <w:noProof/>
        </w:rPr>
        <w:pPrChange w:id="366" w:author="adachi kento" w:date="2018-12-14T02:08:00Z">
          <w:pPr/>
        </w:pPrChange>
      </w:pPr>
      <w:del w:id="367" w:author="adachi kento" w:date="2018-12-13T17:53:00Z">
        <w:r w:rsidDel="00B76FDE">
          <w:rPr>
            <w:noProof/>
          </w:rPr>
          <w:fldChar w:fldCharType="end"/>
        </w:r>
      </w:del>
    </w:p>
    <w:p w14:paraId="00406E6C" w14:textId="77777777" w:rsidR="001A7A9B" w:rsidRDefault="001A7A9B" w:rsidP="00DB6DF4">
      <w:pPr>
        <w:rPr>
          <w:noProof/>
        </w:rPr>
      </w:pPr>
      <w:r>
        <w:rPr>
          <w:noProof/>
        </w:rPr>
        <w:br w:type="page"/>
      </w:r>
    </w:p>
    <w:p w14:paraId="42D8CDFF" w14:textId="77777777" w:rsidR="00595708" w:rsidRDefault="00595708" w:rsidP="00404E4B">
      <w:pPr>
        <w:pStyle w:val="TITLEATPREFACE"/>
        <w:spacing w:after="960"/>
      </w:pPr>
      <w:bookmarkStart w:id="368" w:name="_Toc532350293"/>
      <w:bookmarkStart w:id="369" w:name="_Toc532516613"/>
      <w:r>
        <w:lastRenderedPageBreak/>
        <w:t>LIST OF TABLES</w:t>
      </w:r>
      <w:bookmarkEnd w:id="368"/>
      <w:bookmarkEnd w:id="369"/>
    </w:p>
    <w:tbl>
      <w:tblPr>
        <w:tblStyle w:val="a5"/>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595708" w:rsidRPr="002E0652" w14:paraId="75459286" w14:textId="77777777" w:rsidTr="00931D9D">
        <w:trPr>
          <w:trHeight w:val="501"/>
          <w:jc w:val="center"/>
        </w:trPr>
        <w:tc>
          <w:tcPr>
            <w:tcW w:w="1560" w:type="dxa"/>
          </w:tcPr>
          <w:p w14:paraId="1263824A" w14:textId="77777777" w:rsidR="00595708" w:rsidRPr="002E0652" w:rsidRDefault="001D4D2A" w:rsidP="00890939">
            <w:pPr>
              <w:pStyle w:val="TITLETOC1"/>
            </w:pPr>
            <w:r>
              <w:t>TABLE NO.</w:t>
            </w:r>
          </w:p>
        </w:tc>
        <w:tc>
          <w:tcPr>
            <w:tcW w:w="5386" w:type="dxa"/>
          </w:tcPr>
          <w:p w14:paraId="0E89F9CC" w14:textId="77777777" w:rsidR="00595708" w:rsidRPr="002E0652" w:rsidRDefault="001D4D2A" w:rsidP="00674DA0">
            <w:pPr>
              <w:pStyle w:val="TitleTOC"/>
            </w:pPr>
            <w:r>
              <w:t>TITLE</w:t>
            </w:r>
          </w:p>
        </w:tc>
        <w:tc>
          <w:tcPr>
            <w:tcW w:w="1418" w:type="dxa"/>
          </w:tcPr>
          <w:p w14:paraId="5E40C154" w14:textId="77777777" w:rsidR="00595708" w:rsidRPr="002E0652" w:rsidRDefault="00595708" w:rsidP="00674DA0">
            <w:pPr>
              <w:pStyle w:val="TitleTOC2"/>
            </w:pPr>
            <w:r w:rsidRPr="002E0652">
              <w:t>PAGE</w:t>
            </w:r>
          </w:p>
        </w:tc>
      </w:tr>
    </w:tbl>
    <w:p w14:paraId="7C3EB01F" w14:textId="43AA93C6" w:rsidR="002A66EC" w:rsidRDefault="00595708" w:rsidP="00006754">
      <w:pPr>
        <w:pStyle w:val="ad"/>
        <w:rPr>
          <w:ins w:id="370" w:author="adachi kento" w:date="2018-12-14T00:28:00Z"/>
          <w:rFonts w:asciiTheme="minorHAnsi" w:hAnsiTheme="minorHAnsi"/>
          <w:kern w:val="2"/>
          <w:sz w:val="21"/>
          <w:szCs w:val="24"/>
          <w:lang w:val="en-US" w:eastAsia="ja-JP"/>
        </w:rPr>
      </w:pPr>
      <w:r>
        <w:fldChar w:fldCharType="begin"/>
      </w:r>
      <w:r>
        <w:instrText xml:space="preserve"> TOC \h \z \c "Table" </w:instrText>
      </w:r>
      <w:r>
        <w:fldChar w:fldCharType="separate"/>
      </w:r>
      <w:ins w:id="371" w:author="adachi kento" w:date="2018-12-14T00:28:00Z">
        <w:r w:rsidR="002A66EC" w:rsidRPr="008D1946">
          <w:rPr>
            <w:rStyle w:val="a4"/>
          </w:rPr>
          <w:fldChar w:fldCharType="begin"/>
        </w:r>
        <w:r w:rsidR="002A66EC" w:rsidRPr="008D1946">
          <w:rPr>
            <w:rStyle w:val="a4"/>
          </w:rPr>
          <w:instrText xml:space="preserve"> </w:instrText>
        </w:r>
        <w:r w:rsidR="002A66EC">
          <w:instrText>HYPERLINK \l "_Toc532510836"</w:instrText>
        </w:r>
        <w:r w:rsidR="002A66EC" w:rsidRPr="008D1946">
          <w:rPr>
            <w:rStyle w:val="a4"/>
          </w:rPr>
          <w:instrText xml:space="preserve"> </w:instrText>
        </w:r>
        <w:r w:rsidR="002A66EC" w:rsidRPr="008D1946">
          <w:rPr>
            <w:rStyle w:val="a4"/>
          </w:rPr>
          <w:fldChar w:fldCharType="separate"/>
        </w:r>
        <w:r w:rsidR="002A66EC" w:rsidRPr="008D1946">
          <w:rPr>
            <w:rStyle w:val="a4"/>
          </w:rPr>
          <w:t>Table 1 Mean Average Precision(mAP-50) and time of current methods</w:t>
        </w:r>
        <w:r w:rsidR="002A66EC" w:rsidRPr="008D1946">
          <w:rPr>
            <w:rStyle w:val="a4"/>
            <w:lang w:val="en-US"/>
          </w:rPr>
          <w:t xml:space="preserve"> [1]</w:t>
        </w:r>
        <w:r w:rsidR="002A66EC">
          <w:rPr>
            <w:webHidden/>
          </w:rPr>
          <w:tab/>
        </w:r>
        <w:r w:rsidR="002A66EC">
          <w:rPr>
            <w:webHidden/>
          </w:rPr>
          <w:fldChar w:fldCharType="begin"/>
        </w:r>
        <w:r w:rsidR="002A66EC">
          <w:rPr>
            <w:webHidden/>
          </w:rPr>
          <w:instrText xml:space="preserve"> PAGEREF _Toc532510836 \h </w:instrText>
        </w:r>
      </w:ins>
      <w:r w:rsidR="002A66EC">
        <w:rPr>
          <w:webHidden/>
        </w:rPr>
      </w:r>
      <w:r w:rsidR="002A66EC">
        <w:rPr>
          <w:webHidden/>
        </w:rPr>
        <w:fldChar w:fldCharType="separate"/>
      </w:r>
      <w:ins w:id="372" w:author="adachi kento" w:date="2018-12-14T00:28:00Z">
        <w:r w:rsidR="002A66EC">
          <w:rPr>
            <w:webHidden/>
          </w:rPr>
          <w:t>6</w:t>
        </w:r>
        <w:r w:rsidR="002A66EC">
          <w:rPr>
            <w:webHidden/>
          </w:rPr>
          <w:fldChar w:fldCharType="end"/>
        </w:r>
        <w:r w:rsidR="002A66EC" w:rsidRPr="008D1946">
          <w:rPr>
            <w:rStyle w:val="a4"/>
          </w:rPr>
          <w:fldChar w:fldCharType="end"/>
        </w:r>
      </w:ins>
    </w:p>
    <w:p w14:paraId="0BF79578" w14:textId="226747E1" w:rsidR="002A66EC" w:rsidRDefault="002A66EC" w:rsidP="00006754">
      <w:pPr>
        <w:pStyle w:val="ad"/>
        <w:rPr>
          <w:ins w:id="373" w:author="adachi kento" w:date="2018-12-14T00:28:00Z"/>
          <w:rFonts w:asciiTheme="minorHAnsi" w:hAnsiTheme="minorHAnsi"/>
          <w:kern w:val="2"/>
          <w:sz w:val="21"/>
          <w:szCs w:val="24"/>
          <w:lang w:val="en-US" w:eastAsia="ja-JP"/>
        </w:rPr>
      </w:pPr>
      <w:ins w:id="374" w:author="adachi kento" w:date="2018-12-14T00:28:00Z">
        <w:r w:rsidRPr="008D1946">
          <w:rPr>
            <w:rStyle w:val="a4"/>
          </w:rPr>
          <w:fldChar w:fldCharType="begin"/>
        </w:r>
        <w:r w:rsidRPr="008D1946">
          <w:rPr>
            <w:rStyle w:val="a4"/>
          </w:rPr>
          <w:instrText xml:space="preserve"> </w:instrText>
        </w:r>
        <w:r>
          <w:instrText>HYPERLINK \l "_Toc532510837"</w:instrText>
        </w:r>
        <w:r w:rsidRPr="008D1946">
          <w:rPr>
            <w:rStyle w:val="a4"/>
          </w:rPr>
          <w:instrText xml:space="preserve"> </w:instrText>
        </w:r>
        <w:r w:rsidRPr="008D1946">
          <w:rPr>
            <w:rStyle w:val="a4"/>
          </w:rPr>
          <w:fldChar w:fldCharType="separate"/>
        </w:r>
        <w:r w:rsidRPr="008D1946">
          <w:rPr>
            <w:rStyle w:val="a4"/>
          </w:rPr>
          <w:t xml:space="preserve">Table 2 - </w:t>
        </w:r>
        <w:r w:rsidRPr="008D1946">
          <w:rPr>
            <w:rStyle w:val="a4"/>
            <w:lang w:val="en-US" w:eastAsia="ja-JP"/>
          </w:rPr>
          <w:t>Workflow</w:t>
        </w:r>
        <w:r>
          <w:rPr>
            <w:webHidden/>
          </w:rPr>
          <w:tab/>
        </w:r>
        <w:r>
          <w:rPr>
            <w:webHidden/>
          </w:rPr>
          <w:fldChar w:fldCharType="begin"/>
        </w:r>
        <w:r>
          <w:rPr>
            <w:webHidden/>
          </w:rPr>
          <w:instrText xml:space="preserve"> PAGEREF _Toc532510837 \h </w:instrText>
        </w:r>
      </w:ins>
      <w:r>
        <w:rPr>
          <w:webHidden/>
        </w:rPr>
      </w:r>
      <w:r>
        <w:rPr>
          <w:webHidden/>
        </w:rPr>
        <w:fldChar w:fldCharType="separate"/>
      </w:r>
      <w:ins w:id="375" w:author="adachi kento" w:date="2018-12-14T00:28:00Z">
        <w:r>
          <w:rPr>
            <w:webHidden/>
          </w:rPr>
          <w:t>17</w:t>
        </w:r>
        <w:r>
          <w:rPr>
            <w:webHidden/>
          </w:rPr>
          <w:fldChar w:fldCharType="end"/>
        </w:r>
        <w:r w:rsidRPr="008D1946">
          <w:rPr>
            <w:rStyle w:val="a4"/>
          </w:rPr>
          <w:fldChar w:fldCharType="end"/>
        </w:r>
      </w:ins>
    </w:p>
    <w:p w14:paraId="091304D0" w14:textId="04B3AE9F" w:rsidR="0034586A" w:rsidDel="00D53410" w:rsidRDefault="0034586A">
      <w:pPr>
        <w:pStyle w:val="ad"/>
        <w:rPr>
          <w:del w:id="376" w:author="adachi kento" w:date="2018-12-13T20:18:00Z"/>
          <w:rFonts w:asciiTheme="minorHAnsi" w:hAnsiTheme="minorHAnsi"/>
          <w:sz w:val="22"/>
          <w:lang w:val="en-US"/>
        </w:rPr>
      </w:pPr>
      <w:del w:id="377" w:author="adachi kento" w:date="2018-12-13T20:18:00Z">
        <w:r w:rsidRPr="007A23FF" w:rsidDel="00D53410">
          <w:rPr>
            <w:rStyle w:val="a4"/>
          </w:rPr>
          <w:delText xml:space="preserve">Table </w:delText>
        </w:r>
        <w:r w:rsidRPr="007A23FF" w:rsidDel="00D53410">
          <w:rPr>
            <w:rStyle w:val="a4"/>
            <w:cs/>
          </w:rPr>
          <w:delText>‎</w:delText>
        </w:r>
        <w:r w:rsidRPr="007A23FF" w:rsidDel="00D53410">
          <w:rPr>
            <w:rStyle w:val="a4"/>
          </w:rPr>
          <w:delText>1.1</w:delText>
        </w:r>
        <w:r w:rsidDel="00D53410">
          <w:rPr>
            <w:rFonts w:asciiTheme="minorHAnsi" w:hAnsiTheme="minorHAnsi"/>
            <w:sz w:val="22"/>
            <w:lang w:val="en-US"/>
          </w:rPr>
          <w:tab/>
        </w:r>
        <w:r w:rsidRPr="007A23FF" w:rsidDel="00D53410">
          <w:rPr>
            <w:rStyle w:val="a4"/>
          </w:rPr>
          <w:delText>The role of statistical quality engineering tools and methodologies</w:delText>
        </w:r>
        <w:r w:rsidDel="00D53410">
          <w:rPr>
            <w:webHidden/>
          </w:rPr>
          <w:tab/>
        </w:r>
        <w:r w:rsidR="0055122A" w:rsidDel="00D53410">
          <w:rPr>
            <w:webHidden/>
          </w:rPr>
          <w:delText>3</w:delText>
        </w:r>
      </w:del>
    </w:p>
    <w:p w14:paraId="39AC42DB" w14:textId="02757CF5" w:rsidR="0034586A" w:rsidDel="00D53410" w:rsidRDefault="0034586A">
      <w:pPr>
        <w:pStyle w:val="ad"/>
        <w:rPr>
          <w:del w:id="378" w:author="adachi kento" w:date="2018-12-13T20:18:00Z"/>
          <w:rFonts w:asciiTheme="minorHAnsi" w:hAnsiTheme="minorHAnsi"/>
          <w:sz w:val="22"/>
          <w:lang w:val="en-US"/>
        </w:rPr>
      </w:pPr>
      <w:del w:id="379" w:author="adachi kento" w:date="2018-12-13T20:18:00Z">
        <w:r w:rsidRPr="007A23FF" w:rsidDel="00D53410">
          <w:rPr>
            <w:rStyle w:val="a4"/>
          </w:rPr>
          <w:delText xml:space="preserve">Table </w:delText>
        </w:r>
        <w:r w:rsidRPr="007A23FF" w:rsidDel="00D53410">
          <w:rPr>
            <w:rStyle w:val="a4"/>
            <w:cs/>
          </w:rPr>
          <w:delText>‎</w:delText>
        </w:r>
        <w:r w:rsidRPr="007A23FF" w:rsidDel="00D53410">
          <w:rPr>
            <w:rStyle w:val="a4"/>
          </w:rPr>
          <w:delText>1.2</w:delText>
        </w:r>
        <w:r w:rsidDel="00D53410">
          <w:rPr>
            <w:rFonts w:asciiTheme="minorHAnsi" w:hAnsiTheme="minorHAnsi"/>
            <w:sz w:val="22"/>
            <w:lang w:val="en-US"/>
          </w:rPr>
          <w:tab/>
        </w:r>
        <w:r w:rsidRPr="007A23FF" w:rsidDel="00D53410">
          <w:rPr>
            <w:rStyle w:val="a4"/>
          </w:rPr>
          <w:delText>Basic ANN models used for control chart pattern recognition</w:delText>
        </w:r>
        <w:r w:rsidDel="00D53410">
          <w:rPr>
            <w:webHidden/>
          </w:rPr>
          <w:tab/>
        </w:r>
        <w:r w:rsidR="0055122A" w:rsidDel="00D53410">
          <w:rPr>
            <w:webHidden/>
          </w:rPr>
          <w:delText>3</w:delText>
        </w:r>
      </w:del>
    </w:p>
    <w:p w14:paraId="208D943E" w14:textId="606DA5FD" w:rsidR="0034586A" w:rsidDel="00D53410" w:rsidRDefault="0034586A">
      <w:pPr>
        <w:pStyle w:val="ad"/>
        <w:rPr>
          <w:del w:id="380" w:author="adachi kento" w:date="2018-12-13T20:18:00Z"/>
          <w:rFonts w:asciiTheme="minorHAnsi" w:hAnsiTheme="minorHAnsi"/>
          <w:sz w:val="22"/>
          <w:lang w:val="en-US"/>
        </w:rPr>
      </w:pPr>
      <w:del w:id="381" w:author="adachi kento" w:date="2018-12-13T20:18:00Z">
        <w:r w:rsidRPr="007A23FF" w:rsidDel="00D53410">
          <w:rPr>
            <w:rStyle w:val="a4"/>
          </w:rPr>
          <w:delText xml:space="preserve">Table </w:delText>
        </w:r>
        <w:r w:rsidRPr="007A23FF" w:rsidDel="00D53410">
          <w:rPr>
            <w:rStyle w:val="a4"/>
            <w:cs/>
          </w:rPr>
          <w:delText>‎</w:delText>
        </w:r>
        <w:r w:rsidRPr="007A23FF" w:rsidDel="00D53410">
          <w:rPr>
            <w:rStyle w:val="a4"/>
          </w:rPr>
          <w:delText>2.1</w:delText>
        </w:r>
        <w:r w:rsidDel="00D53410">
          <w:rPr>
            <w:rFonts w:asciiTheme="minorHAnsi" w:hAnsiTheme="minorHAnsi"/>
            <w:sz w:val="22"/>
            <w:lang w:val="en-US"/>
          </w:rPr>
          <w:tab/>
        </w:r>
        <w:r w:rsidRPr="007A23FF" w:rsidDel="00D53410">
          <w:rPr>
            <w:rStyle w:val="a4"/>
          </w:rPr>
          <w:delText>Regression analysis for the results of preliminary feature screening</w:delText>
        </w:r>
        <w:r w:rsidDel="00D53410">
          <w:rPr>
            <w:webHidden/>
          </w:rPr>
          <w:tab/>
        </w:r>
        <w:r w:rsidR="0055122A" w:rsidDel="00D53410">
          <w:rPr>
            <w:webHidden/>
          </w:rPr>
          <w:delText>3</w:delText>
        </w:r>
      </w:del>
    </w:p>
    <w:p w14:paraId="727CC957" w14:textId="5E7D8B2D" w:rsidR="0034586A" w:rsidDel="00D53410" w:rsidRDefault="0034586A">
      <w:pPr>
        <w:pStyle w:val="ad"/>
        <w:rPr>
          <w:del w:id="382" w:author="adachi kento" w:date="2018-12-13T20:18:00Z"/>
          <w:rFonts w:asciiTheme="minorHAnsi" w:hAnsiTheme="minorHAnsi"/>
          <w:sz w:val="22"/>
          <w:lang w:val="en-US"/>
        </w:rPr>
      </w:pPr>
      <w:del w:id="383" w:author="adachi kento" w:date="2018-12-13T20:18:00Z">
        <w:r w:rsidRPr="007A23FF" w:rsidDel="00D53410">
          <w:rPr>
            <w:rStyle w:val="a4"/>
          </w:rPr>
          <w:delText xml:space="preserve">Table </w:delText>
        </w:r>
        <w:r w:rsidRPr="007A23FF" w:rsidDel="00D53410">
          <w:rPr>
            <w:rStyle w:val="a4"/>
            <w:cs/>
          </w:rPr>
          <w:delText>‎</w:delText>
        </w:r>
        <w:r w:rsidRPr="007A23FF" w:rsidDel="00D53410">
          <w:rPr>
            <w:rStyle w:val="a4"/>
          </w:rPr>
          <w:delText>2.2</w:delText>
        </w:r>
        <w:r w:rsidDel="00D53410">
          <w:rPr>
            <w:rFonts w:asciiTheme="minorHAnsi" w:hAnsiTheme="minorHAnsi"/>
            <w:sz w:val="22"/>
            <w:lang w:val="en-US"/>
          </w:rPr>
          <w:tab/>
        </w:r>
        <w:r w:rsidRPr="007A23FF" w:rsidDel="00D53410">
          <w:rPr>
            <w:rStyle w:val="a4"/>
          </w:rPr>
          <w:delText>Estimated effects and regression coefficients for the recogniser's performance (reduced model)</w:delText>
        </w:r>
        <w:r w:rsidDel="00D53410">
          <w:rPr>
            <w:webHidden/>
          </w:rPr>
          <w:tab/>
        </w:r>
        <w:r w:rsidR="0055122A" w:rsidDel="00D53410">
          <w:rPr>
            <w:webHidden/>
          </w:rPr>
          <w:delText>3</w:delText>
        </w:r>
      </w:del>
    </w:p>
    <w:p w14:paraId="3844FF00" w14:textId="2BAA2116" w:rsidR="0034586A" w:rsidDel="00D53410" w:rsidRDefault="0034586A">
      <w:pPr>
        <w:pStyle w:val="ad"/>
        <w:rPr>
          <w:del w:id="384" w:author="adachi kento" w:date="2018-12-13T20:18:00Z"/>
          <w:rFonts w:asciiTheme="minorHAnsi" w:hAnsiTheme="minorHAnsi"/>
          <w:sz w:val="22"/>
          <w:lang w:val="en-US"/>
        </w:rPr>
      </w:pPr>
      <w:del w:id="385" w:author="adachi kento" w:date="2018-12-13T20:18:00Z">
        <w:r w:rsidRPr="007A23FF" w:rsidDel="00D53410">
          <w:rPr>
            <w:rStyle w:val="a4"/>
          </w:rPr>
          <w:delText xml:space="preserve">Table </w:delText>
        </w:r>
        <w:r w:rsidRPr="007A23FF" w:rsidDel="00D53410">
          <w:rPr>
            <w:rStyle w:val="a4"/>
            <w:cs/>
          </w:rPr>
          <w:delText>‎</w:delText>
        </w:r>
        <w:r w:rsidRPr="007A23FF" w:rsidDel="00D53410">
          <w:rPr>
            <w:rStyle w:val="a4"/>
          </w:rPr>
          <w:delText>5.1</w:delText>
        </w:r>
        <w:r w:rsidDel="00D53410">
          <w:rPr>
            <w:rFonts w:asciiTheme="minorHAnsi" w:hAnsiTheme="minorHAnsi"/>
            <w:sz w:val="22"/>
            <w:lang w:val="en-US"/>
          </w:rPr>
          <w:tab/>
        </w:r>
        <w:r w:rsidRPr="007A23FF" w:rsidDel="00D53410">
          <w:rPr>
            <w:rStyle w:val="a4"/>
          </w:rPr>
          <w:delText>Example Repeated Header Table</w:delText>
        </w:r>
        <w:r w:rsidDel="00D53410">
          <w:rPr>
            <w:webHidden/>
          </w:rPr>
          <w:tab/>
        </w:r>
        <w:r w:rsidR="0055122A" w:rsidDel="00D53410">
          <w:rPr>
            <w:webHidden/>
          </w:rPr>
          <w:delText>3</w:delText>
        </w:r>
      </w:del>
    </w:p>
    <w:p w14:paraId="49F76829" w14:textId="77777777" w:rsidR="00595708" w:rsidRDefault="00595708" w:rsidP="00595708">
      <w:r>
        <w:fldChar w:fldCharType="end"/>
      </w:r>
    </w:p>
    <w:p w14:paraId="3363B979" w14:textId="77777777" w:rsidR="001A7A9B" w:rsidRDefault="001A7A9B" w:rsidP="00595708">
      <w:pPr>
        <w:rPr>
          <w:i/>
          <w:color w:val="808080" w:themeColor="background1" w:themeShade="80"/>
        </w:rPr>
      </w:pPr>
      <w:r>
        <w:rPr>
          <w:i/>
          <w:color w:val="808080" w:themeColor="background1" w:themeShade="80"/>
        </w:rPr>
        <w:br w:type="page"/>
      </w:r>
    </w:p>
    <w:p w14:paraId="13CF22DD" w14:textId="77777777" w:rsidR="009F09F1" w:rsidRDefault="009F09F1" w:rsidP="00404E4B">
      <w:pPr>
        <w:pStyle w:val="TITLEATPREFACE"/>
        <w:spacing w:after="960"/>
      </w:pPr>
      <w:bookmarkStart w:id="386" w:name="_Toc532350294"/>
      <w:bookmarkStart w:id="387" w:name="_Toc532516614"/>
      <w:r>
        <w:lastRenderedPageBreak/>
        <w:t>LIST OF FIGURES</w:t>
      </w:r>
      <w:bookmarkEnd w:id="386"/>
      <w:bookmarkEnd w:id="387"/>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FA0B39" w:rsidRPr="002E0652" w14:paraId="77C0BE9C" w14:textId="77777777" w:rsidTr="001A4CCB">
        <w:trPr>
          <w:trHeight w:val="501"/>
          <w:jc w:val="center"/>
        </w:trPr>
        <w:tc>
          <w:tcPr>
            <w:tcW w:w="1560" w:type="dxa"/>
          </w:tcPr>
          <w:p w14:paraId="0C792BD7" w14:textId="77777777" w:rsidR="00FA0B39" w:rsidRPr="002E0652" w:rsidRDefault="001D4D2A" w:rsidP="00890939">
            <w:pPr>
              <w:pStyle w:val="TITLETOC1"/>
            </w:pPr>
            <w:r>
              <w:t>FIGURE NO.</w:t>
            </w:r>
          </w:p>
        </w:tc>
        <w:tc>
          <w:tcPr>
            <w:tcW w:w="5103" w:type="dxa"/>
          </w:tcPr>
          <w:p w14:paraId="1F938962" w14:textId="77777777" w:rsidR="00FA0B39" w:rsidRPr="002E0652" w:rsidRDefault="001D4D2A" w:rsidP="00890939">
            <w:pPr>
              <w:pStyle w:val="TitleTOC"/>
            </w:pPr>
            <w:r>
              <w:t>TITLE</w:t>
            </w:r>
          </w:p>
        </w:tc>
        <w:tc>
          <w:tcPr>
            <w:tcW w:w="1547" w:type="dxa"/>
          </w:tcPr>
          <w:p w14:paraId="7A0A49DE" w14:textId="77777777" w:rsidR="00FA0B39" w:rsidRPr="002E0652" w:rsidRDefault="00FA0B39" w:rsidP="00890939">
            <w:pPr>
              <w:pStyle w:val="TitleTOC2"/>
            </w:pPr>
            <w:r w:rsidRPr="002E0652">
              <w:t>PAGE</w:t>
            </w:r>
          </w:p>
        </w:tc>
      </w:tr>
    </w:tbl>
    <w:p w14:paraId="20D9751F" w14:textId="459223BB" w:rsidR="00006754" w:rsidRDefault="00595708" w:rsidP="00006754">
      <w:pPr>
        <w:pStyle w:val="ad"/>
        <w:rPr>
          <w:ins w:id="388" w:author="adachi kento" w:date="2018-12-14T02:07:00Z"/>
          <w:rFonts w:asciiTheme="minorHAnsi" w:hAnsiTheme="minorHAnsi"/>
          <w:kern w:val="2"/>
          <w:sz w:val="21"/>
          <w:szCs w:val="24"/>
          <w:lang w:val="en-US" w:eastAsia="ja-JP"/>
        </w:rPr>
      </w:pPr>
      <w:r>
        <w:fldChar w:fldCharType="begin"/>
      </w:r>
      <w:r>
        <w:instrText xml:space="preserve"> TOC \h \z \c "Figure" </w:instrText>
      </w:r>
      <w:r>
        <w:fldChar w:fldCharType="separate"/>
      </w:r>
      <w:ins w:id="389" w:author="adachi kento" w:date="2018-12-14T02:07:00Z">
        <w:r w:rsidR="00006754" w:rsidRPr="00CA6447">
          <w:rPr>
            <w:rStyle w:val="a4"/>
          </w:rPr>
          <w:fldChar w:fldCharType="begin"/>
        </w:r>
        <w:r w:rsidR="00006754" w:rsidRPr="00CA6447">
          <w:rPr>
            <w:rStyle w:val="a4"/>
          </w:rPr>
          <w:instrText xml:space="preserve"> </w:instrText>
        </w:r>
        <w:r w:rsidR="00006754">
          <w:instrText>HYPERLINK \l "_Toc532516587"</w:instrText>
        </w:r>
        <w:r w:rsidR="00006754" w:rsidRPr="00CA6447">
          <w:rPr>
            <w:rStyle w:val="a4"/>
          </w:rPr>
          <w:instrText xml:space="preserve"> </w:instrText>
        </w:r>
        <w:r w:rsidR="00006754" w:rsidRPr="00CA6447">
          <w:rPr>
            <w:rStyle w:val="a4"/>
          </w:rPr>
          <w:fldChar w:fldCharType="separate"/>
        </w:r>
        <w:r w:rsidR="00006754" w:rsidRPr="00CA6447">
          <w:rPr>
            <w:rStyle w:val="a4"/>
          </w:rPr>
          <w:t>Figure 1The overview of the liteleture review</w:t>
        </w:r>
        <w:r w:rsidR="00006754">
          <w:rPr>
            <w:webHidden/>
          </w:rPr>
          <w:tab/>
        </w:r>
        <w:r w:rsidR="00006754">
          <w:rPr>
            <w:webHidden/>
          </w:rPr>
          <w:fldChar w:fldCharType="begin"/>
        </w:r>
        <w:r w:rsidR="00006754">
          <w:rPr>
            <w:webHidden/>
          </w:rPr>
          <w:instrText xml:space="preserve"> PAGEREF _Toc532516587 \h </w:instrText>
        </w:r>
      </w:ins>
      <w:r w:rsidR="00006754">
        <w:rPr>
          <w:webHidden/>
        </w:rPr>
      </w:r>
      <w:r w:rsidR="00006754">
        <w:rPr>
          <w:webHidden/>
        </w:rPr>
        <w:fldChar w:fldCharType="separate"/>
      </w:r>
      <w:ins w:id="390" w:author="adachi kento" w:date="2018-12-14T02:07:00Z">
        <w:r w:rsidR="00006754">
          <w:rPr>
            <w:webHidden/>
          </w:rPr>
          <w:t>9</w:t>
        </w:r>
        <w:r w:rsidR="00006754">
          <w:rPr>
            <w:webHidden/>
          </w:rPr>
          <w:fldChar w:fldCharType="end"/>
        </w:r>
        <w:r w:rsidR="00006754" w:rsidRPr="00CA6447">
          <w:rPr>
            <w:rStyle w:val="a4"/>
          </w:rPr>
          <w:fldChar w:fldCharType="end"/>
        </w:r>
      </w:ins>
    </w:p>
    <w:p w14:paraId="516EF8E8" w14:textId="60425A1F" w:rsidR="00006754" w:rsidRDefault="00006754" w:rsidP="00006754">
      <w:pPr>
        <w:pStyle w:val="ad"/>
        <w:rPr>
          <w:ins w:id="391" w:author="adachi kento" w:date="2018-12-14T02:07:00Z"/>
          <w:rFonts w:asciiTheme="minorHAnsi" w:hAnsiTheme="minorHAnsi"/>
          <w:kern w:val="2"/>
          <w:sz w:val="21"/>
          <w:szCs w:val="24"/>
          <w:lang w:val="en-US" w:eastAsia="ja-JP"/>
        </w:rPr>
      </w:pPr>
      <w:ins w:id="392" w:author="adachi kento" w:date="2018-12-14T02:07:00Z">
        <w:r w:rsidRPr="00CA6447">
          <w:rPr>
            <w:rStyle w:val="a4"/>
          </w:rPr>
          <w:fldChar w:fldCharType="begin"/>
        </w:r>
        <w:r w:rsidRPr="00CA6447">
          <w:rPr>
            <w:rStyle w:val="a4"/>
          </w:rPr>
          <w:instrText xml:space="preserve"> </w:instrText>
        </w:r>
        <w:r>
          <w:instrText>HYPERLINK \l "_Toc532516588"</w:instrText>
        </w:r>
        <w:r w:rsidRPr="00CA6447">
          <w:rPr>
            <w:rStyle w:val="a4"/>
          </w:rPr>
          <w:instrText xml:space="preserve"> </w:instrText>
        </w:r>
        <w:r w:rsidRPr="00CA6447">
          <w:rPr>
            <w:rStyle w:val="a4"/>
          </w:rPr>
          <w:fldChar w:fldCharType="separate"/>
        </w:r>
        <w:r w:rsidRPr="00CA6447">
          <w:rPr>
            <w:rStyle w:val="a4"/>
          </w:rPr>
          <w:t>Figure 2 Example of object detection</w:t>
        </w:r>
        <w:r>
          <w:rPr>
            <w:webHidden/>
          </w:rPr>
          <w:tab/>
        </w:r>
        <w:r>
          <w:rPr>
            <w:webHidden/>
          </w:rPr>
          <w:fldChar w:fldCharType="begin"/>
        </w:r>
        <w:r>
          <w:rPr>
            <w:webHidden/>
          </w:rPr>
          <w:instrText xml:space="preserve"> PAGEREF _Toc532516588 \h </w:instrText>
        </w:r>
      </w:ins>
      <w:r>
        <w:rPr>
          <w:webHidden/>
        </w:rPr>
      </w:r>
      <w:r>
        <w:rPr>
          <w:webHidden/>
        </w:rPr>
        <w:fldChar w:fldCharType="separate"/>
      </w:r>
      <w:ins w:id="393" w:author="adachi kento" w:date="2018-12-14T02:07:00Z">
        <w:r>
          <w:rPr>
            <w:webHidden/>
          </w:rPr>
          <w:t>10</w:t>
        </w:r>
        <w:r>
          <w:rPr>
            <w:webHidden/>
          </w:rPr>
          <w:fldChar w:fldCharType="end"/>
        </w:r>
        <w:r w:rsidRPr="00CA6447">
          <w:rPr>
            <w:rStyle w:val="a4"/>
          </w:rPr>
          <w:fldChar w:fldCharType="end"/>
        </w:r>
      </w:ins>
    </w:p>
    <w:p w14:paraId="294FC389" w14:textId="657A5243" w:rsidR="00006754" w:rsidRDefault="00006754" w:rsidP="00006754">
      <w:pPr>
        <w:pStyle w:val="ad"/>
        <w:rPr>
          <w:ins w:id="394" w:author="adachi kento" w:date="2018-12-14T02:07:00Z"/>
          <w:rFonts w:asciiTheme="minorHAnsi" w:hAnsiTheme="minorHAnsi"/>
          <w:kern w:val="2"/>
          <w:sz w:val="21"/>
          <w:szCs w:val="24"/>
          <w:lang w:val="en-US" w:eastAsia="ja-JP"/>
        </w:rPr>
      </w:pPr>
      <w:ins w:id="395" w:author="adachi kento" w:date="2018-12-14T02:07:00Z">
        <w:r w:rsidRPr="00CA6447">
          <w:rPr>
            <w:rStyle w:val="a4"/>
          </w:rPr>
          <w:fldChar w:fldCharType="begin"/>
        </w:r>
        <w:r w:rsidRPr="00CA6447">
          <w:rPr>
            <w:rStyle w:val="a4"/>
          </w:rPr>
          <w:instrText xml:space="preserve"> </w:instrText>
        </w:r>
        <w:r>
          <w:instrText>HYPERLINK \l "_Toc532516589"</w:instrText>
        </w:r>
        <w:r w:rsidRPr="00CA6447">
          <w:rPr>
            <w:rStyle w:val="a4"/>
          </w:rPr>
          <w:instrText xml:space="preserve"> </w:instrText>
        </w:r>
        <w:r w:rsidRPr="00CA6447">
          <w:rPr>
            <w:rStyle w:val="a4"/>
          </w:rPr>
          <w:fldChar w:fldCharType="separate"/>
        </w:r>
        <w:r w:rsidRPr="00CA6447">
          <w:rPr>
            <w:rStyle w:val="a4"/>
          </w:rPr>
          <w:t>Figure 3 Flow chart of the proposed method</w:t>
        </w:r>
        <w:r>
          <w:rPr>
            <w:webHidden/>
          </w:rPr>
          <w:tab/>
        </w:r>
        <w:r>
          <w:rPr>
            <w:webHidden/>
          </w:rPr>
          <w:fldChar w:fldCharType="begin"/>
        </w:r>
        <w:r>
          <w:rPr>
            <w:webHidden/>
          </w:rPr>
          <w:instrText xml:space="preserve"> PAGEREF _Toc532516589 \h </w:instrText>
        </w:r>
      </w:ins>
      <w:r>
        <w:rPr>
          <w:webHidden/>
        </w:rPr>
      </w:r>
      <w:r>
        <w:rPr>
          <w:webHidden/>
        </w:rPr>
        <w:fldChar w:fldCharType="separate"/>
      </w:r>
      <w:ins w:id="396" w:author="adachi kento" w:date="2018-12-14T02:07:00Z">
        <w:r>
          <w:rPr>
            <w:webHidden/>
          </w:rPr>
          <w:t>13</w:t>
        </w:r>
        <w:r>
          <w:rPr>
            <w:webHidden/>
          </w:rPr>
          <w:fldChar w:fldCharType="end"/>
        </w:r>
        <w:r w:rsidRPr="00CA6447">
          <w:rPr>
            <w:rStyle w:val="a4"/>
          </w:rPr>
          <w:fldChar w:fldCharType="end"/>
        </w:r>
      </w:ins>
    </w:p>
    <w:p w14:paraId="740D1DC8" w14:textId="050EE6E8" w:rsidR="00006754" w:rsidRDefault="00006754" w:rsidP="00006754">
      <w:pPr>
        <w:pStyle w:val="ad"/>
        <w:rPr>
          <w:ins w:id="397" w:author="adachi kento" w:date="2018-12-14T02:07:00Z"/>
          <w:rFonts w:asciiTheme="minorHAnsi" w:hAnsiTheme="minorHAnsi"/>
          <w:kern w:val="2"/>
          <w:sz w:val="21"/>
          <w:szCs w:val="24"/>
          <w:lang w:val="en-US" w:eastAsia="ja-JP"/>
        </w:rPr>
      </w:pPr>
      <w:ins w:id="398" w:author="adachi kento" w:date="2018-12-14T02:07:00Z">
        <w:r w:rsidRPr="00CA6447">
          <w:rPr>
            <w:rStyle w:val="a4"/>
          </w:rPr>
          <w:fldChar w:fldCharType="begin"/>
        </w:r>
        <w:r w:rsidRPr="00CA6447">
          <w:rPr>
            <w:rStyle w:val="a4"/>
          </w:rPr>
          <w:instrText xml:space="preserve"> </w:instrText>
        </w:r>
        <w:r>
          <w:instrText>HYPERLINK \l "_Toc532516590"</w:instrText>
        </w:r>
        <w:r w:rsidRPr="00CA6447">
          <w:rPr>
            <w:rStyle w:val="a4"/>
          </w:rPr>
          <w:instrText xml:space="preserve"> </w:instrText>
        </w:r>
        <w:r w:rsidRPr="00CA6447">
          <w:rPr>
            <w:rStyle w:val="a4"/>
          </w:rPr>
          <w:fldChar w:fldCharType="separate"/>
        </w:r>
        <w:r w:rsidRPr="00CA6447">
          <w:rPr>
            <w:rStyle w:val="a4"/>
          </w:rPr>
          <w:t>Figure 4 Overview image of proposed method</w:t>
        </w:r>
        <w:r>
          <w:rPr>
            <w:webHidden/>
          </w:rPr>
          <w:tab/>
        </w:r>
        <w:r>
          <w:rPr>
            <w:webHidden/>
          </w:rPr>
          <w:fldChar w:fldCharType="begin"/>
        </w:r>
        <w:r>
          <w:rPr>
            <w:webHidden/>
          </w:rPr>
          <w:instrText xml:space="preserve"> PAGEREF _Toc532516590 \h </w:instrText>
        </w:r>
      </w:ins>
      <w:r>
        <w:rPr>
          <w:webHidden/>
        </w:rPr>
      </w:r>
      <w:r>
        <w:rPr>
          <w:webHidden/>
        </w:rPr>
        <w:fldChar w:fldCharType="separate"/>
      </w:r>
      <w:ins w:id="399" w:author="adachi kento" w:date="2018-12-14T02:07:00Z">
        <w:r>
          <w:rPr>
            <w:webHidden/>
          </w:rPr>
          <w:t>14</w:t>
        </w:r>
        <w:r>
          <w:rPr>
            <w:webHidden/>
          </w:rPr>
          <w:fldChar w:fldCharType="end"/>
        </w:r>
        <w:r w:rsidRPr="00CA6447">
          <w:rPr>
            <w:rStyle w:val="a4"/>
          </w:rPr>
          <w:fldChar w:fldCharType="end"/>
        </w:r>
      </w:ins>
    </w:p>
    <w:p w14:paraId="363C78A5" w14:textId="5EC892F0" w:rsidR="00006754" w:rsidRDefault="00006754" w:rsidP="00006754">
      <w:pPr>
        <w:pStyle w:val="ad"/>
        <w:rPr>
          <w:ins w:id="400" w:author="adachi kento" w:date="2018-12-14T02:07:00Z"/>
          <w:rFonts w:asciiTheme="minorHAnsi" w:hAnsiTheme="minorHAnsi"/>
          <w:kern w:val="2"/>
          <w:sz w:val="21"/>
          <w:szCs w:val="24"/>
          <w:lang w:val="en-US" w:eastAsia="ja-JP"/>
        </w:rPr>
      </w:pPr>
      <w:ins w:id="401" w:author="adachi kento" w:date="2018-12-14T02:07:00Z">
        <w:r w:rsidRPr="00CA6447">
          <w:rPr>
            <w:rStyle w:val="a4"/>
          </w:rPr>
          <w:fldChar w:fldCharType="begin"/>
        </w:r>
        <w:r w:rsidRPr="00CA6447">
          <w:rPr>
            <w:rStyle w:val="a4"/>
          </w:rPr>
          <w:instrText xml:space="preserve"> </w:instrText>
        </w:r>
        <w:r>
          <w:instrText>HYPERLINK \l "_Toc532516591"</w:instrText>
        </w:r>
        <w:r w:rsidRPr="00CA6447">
          <w:rPr>
            <w:rStyle w:val="a4"/>
          </w:rPr>
          <w:instrText xml:space="preserve"> </w:instrText>
        </w:r>
        <w:r w:rsidRPr="00CA6447">
          <w:rPr>
            <w:rStyle w:val="a4"/>
          </w:rPr>
          <w:fldChar w:fldCharType="separate"/>
        </w:r>
        <w:r w:rsidRPr="00CA6447">
          <w:rPr>
            <w:rStyle w:val="a4"/>
          </w:rPr>
          <w:t>Figure 5  The Architecture of YOLO</w:t>
        </w:r>
        <w:r w:rsidRPr="00CA6447">
          <w:rPr>
            <w:rStyle w:val="a4"/>
            <w:lang w:val="en-US"/>
          </w:rPr>
          <w:t xml:space="preserve"> [1]</w:t>
        </w:r>
        <w:r>
          <w:rPr>
            <w:webHidden/>
          </w:rPr>
          <w:tab/>
        </w:r>
        <w:r>
          <w:rPr>
            <w:webHidden/>
          </w:rPr>
          <w:fldChar w:fldCharType="begin"/>
        </w:r>
        <w:r>
          <w:rPr>
            <w:webHidden/>
          </w:rPr>
          <w:instrText xml:space="preserve"> PAGEREF _Toc532516591 \h </w:instrText>
        </w:r>
      </w:ins>
      <w:r>
        <w:rPr>
          <w:webHidden/>
        </w:rPr>
      </w:r>
      <w:r>
        <w:rPr>
          <w:webHidden/>
        </w:rPr>
        <w:fldChar w:fldCharType="separate"/>
      </w:r>
      <w:ins w:id="402" w:author="adachi kento" w:date="2018-12-14T02:07:00Z">
        <w:r>
          <w:rPr>
            <w:webHidden/>
          </w:rPr>
          <w:t>17</w:t>
        </w:r>
        <w:r>
          <w:rPr>
            <w:webHidden/>
          </w:rPr>
          <w:fldChar w:fldCharType="end"/>
        </w:r>
        <w:r w:rsidRPr="00CA6447">
          <w:rPr>
            <w:rStyle w:val="a4"/>
          </w:rPr>
          <w:fldChar w:fldCharType="end"/>
        </w:r>
      </w:ins>
    </w:p>
    <w:p w14:paraId="385D5557" w14:textId="4A47000B" w:rsidR="0034586A" w:rsidDel="00D53410" w:rsidRDefault="0034586A">
      <w:pPr>
        <w:pStyle w:val="ad"/>
        <w:rPr>
          <w:del w:id="403" w:author="adachi kento" w:date="2018-12-13T20:18:00Z"/>
          <w:rFonts w:asciiTheme="minorHAnsi" w:hAnsiTheme="minorHAnsi"/>
          <w:sz w:val="22"/>
          <w:lang w:val="en-US"/>
        </w:rPr>
      </w:pPr>
      <w:del w:id="404" w:author="adachi kento" w:date="2018-12-13T20:18:00Z">
        <w:r w:rsidRPr="007A23FF" w:rsidDel="00D53410">
          <w:rPr>
            <w:rStyle w:val="a4"/>
          </w:rPr>
          <w:delText xml:space="preserve">Figure </w:delText>
        </w:r>
        <w:r w:rsidRPr="007A23FF" w:rsidDel="00D53410">
          <w:rPr>
            <w:rStyle w:val="a4"/>
            <w:cs/>
          </w:rPr>
          <w:delText>‎</w:delText>
        </w:r>
        <w:r w:rsidRPr="007A23FF" w:rsidDel="00D53410">
          <w:rPr>
            <w:rStyle w:val="a4"/>
          </w:rPr>
          <w:delText>1.1</w:delText>
        </w:r>
        <w:r w:rsidDel="00D53410">
          <w:rPr>
            <w:rFonts w:asciiTheme="minorHAnsi" w:hAnsiTheme="minorHAnsi"/>
            <w:sz w:val="22"/>
            <w:lang w:val="en-US"/>
          </w:rPr>
          <w:tab/>
        </w:r>
        <w:r w:rsidRPr="007A23FF" w:rsidDel="00D53410">
          <w:rPr>
            <w:rStyle w:val="a4"/>
          </w:rPr>
          <w:delText>Trends leading to the problem using MZJ Formatting Method</w:delText>
        </w:r>
        <w:r w:rsidDel="00D53410">
          <w:rPr>
            <w:webHidden/>
          </w:rPr>
          <w:tab/>
        </w:r>
        <w:r w:rsidR="0055122A" w:rsidDel="00D53410">
          <w:rPr>
            <w:webHidden/>
          </w:rPr>
          <w:delText>3</w:delText>
        </w:r>
      </w:del>
    </w:p>
    <w:p w14:paraId="6F9FCF62" w14:textId="5569BF04" w:rsidR="0034586A" w:rsidDel="00D53410" w:rsidRDefault="0034586A">
      <w:pPr>
        <w:pStyle w:val="ad"/>
        <w:rPr>
          <w:del w:id="405" w:author="adachi kento" w:date="2018-12-13T20:18:00Z"/>
          <w:rFonts w:asciiTheme="minorHAnsi" w:hAnsiTheme="minorHAnsi"/>
          <w:sz w:val="22"/>
          <w:lang w:val="en-US"/>
        </w:rPr>
      </w:pPr>
      <w:del w:id="406" w:author="adachi kento" w:date="2018-12-13T20:18:00Z">
        <w:r w:rsidRPr="007A23FF" w:rsidDel="00D53410">
          <w:rPr>
            <w:rStyle w:val="a4"/>
          </w:rPr>
          <w:delText xml:space="preserve">Figure </w:delText>
        </w:r>
        <w:r w:rsidRPr="007A23FF" w:rsidDel="00D53410">
          <w:rPr>
            <w:rStyle w:val="a4"/>
            <w:cs/>
          </w:rPr>
          <w:delText>‎</w:delText>
        </w:r>
        <w:r w:rsidRPr="007A23FF" w:rsidDel="00D53410">
          <w:rPr>
            <w:rStyle w:val="a4"/>
          </w:rPr>
          <w:delText>1.2</w:delText>
        </w:r>
        <w:r w:rsidDel="00D53410">
          <w:rPr>
            <w:rFonts w:asciiTheme="minorHAnsi" w:hAnsiTheme="minorHAnsi"/>
            <w:sz w:val="22"/>
            <w:lang w:val="en-US"/>
          </w:rPr>
          <w:tab/>
        </w:r>
        <w:r w:rsidRPr="007A23FF" w:rsidDel="00D53410">
          <w:rPr>
            <w:rStyle w:val="a4"/>
          </w:rPr>
          <w:delText>Design and development phases of the proposed scheme (Muhamad, 2018)</w:delText>
        </w:r>
        <w:r w:rsidDel="00D53410">
          <w:rPr>
            <w:webHidden/>
          </w:rPr>
          <w:tab/>
        </w:r>
        <w:r w:rsidR="0055122A" w:rsidDel="00D53410">
          <w:rPr>
            <w:webHidden/>
          </w:rPr>
          <w:delText>3</w:delText>
        </w:r>
      </w:del>
    </w:p>
    <w:p w14:paraId="60E3C834" w14:textId="49BD9E8E" w:rsidR="0034586A" w:rsidDel="00D53410" w:rsidRDefault="0034586A">
      <w:pPr>
        <w:pStyle w:val="ad"/>
        <w:rPr>
          <w:del w:id="407" w:author="adachi kento" w:date="2018-12-13T20:18:00Z"/>
          <w:rFonts w:asciiTheme="minorHAnsi" w:hAnsiTheme="minorHAnsi"/>
          <w:sz w:val="22"/>
          <w:lang w:val="en-US"/>
        </w:rPr>
      </w:pPr>
      <w:del w:id="408" w:author="adachi kento" w:date="2018-12-13T20:18:00Z">
        <w:r w:rsidRPr="007A23FF" w:rsidDel="00D53410">
          <w:rPr>
            <w:rStyle w:val="a4"/>
          </w:rPr>
          <w:delText xml:space="preserve">Figure </w:delText>
        </w:r>
        <w:r w:rsidRPr="007A23FF" w:rsidDel="00D53410">
          <w:rPr>
            <w:rStyle w:val="a4"/>
            <w:cs/>
          </w:rPr>
          <w:delText>‎</w:delText>
        </w:r>
        <w:r w:rsidRPr="007A23FF" w:rsidDel="00D53410">
          <w:rPr>
            <w:rStyle w:val="a4"/>
          </w:rPr>
          <w:delText>2.1</w:delText>
        </w:r>
        <w:r w:rsidDel="00D53410">
          <w:rPr>
            <w:rFonts w:asciiTheme="minorHAnsi" w:hAnsiTheme="minorHAnsi"/>
            <w:sz w:val="22"/>
            <w:lang w:val="en-US"/>
          </w:rPr>
          <w:tab/>
        </w:r>
        <w:r w:rsidRPr="007A23FF" w:rsidDel="00D53410">
          <w:rPr>
            <w:rStyle w:val="a4"/>
          </w:rPr>
          <w:delText>Continuous variability reduction using SPC chart (Revelle and Harrington, 1992)</w:delText>
        </w:r>
        <w:r w:rsidDel="00D53410">
          <w:rPr>
            <w:webHidden/>
          </w:rPr>
          <w:tab/>
        </w:r>
        <w:r w:rsidR="0055122A" w:rsidDel="00D53410">
          <w:rPr>
            <w:webHidden/>
          </w:rPr>
          <w:delText>3</w:delText>
        </w:r>
      </w:del>
    </w:p>
    <w:p w14:paraId="1D84586C" w14:textId="166AFA2C" w:rsidR="0034586A" w:rsidDel="00D53410" w:rsidRDefault="0034586A">
      <w:pPr>
        <w:pStyle w:val="ad"/>
        <w:rPr>
          <w:del w:id="409" w:author="adachi kento" w:date="2018-12-13T20:18:00Z"/>
          <w:rFonts w:asciiTheme="minorHAnsi" w:hAnsiTheme="minorHAnsi"/>
          <w:sz w:val="22"/>
          <w:lang w:val="en-US"/>
        </w:rPr>
      </w:pPr>
      <w:del w:id="410" w:author="adachi kento" w:date="2018-12-13T20:18:00Z">
        <w:r w:rsidRPr="007A23FF" w:rsidDel="00D53410">
          <w:rPr>
            <w:rStyle w:val="a4"/>
          </w:rPr>
          <w:delText xml:space="preserve">Figure </w:delText>
        </w:r>
        <w:r w:rsidRPr="007A23FF" w:rsidDel="00D53410">
          <w:rPr>
            <w:rStyle w:val="a4"/>
            <w:cs/>
          </w:rPr>
          <w:delText>‎</w:delText>
        </w:r>
        <w:r w:rsidRPr="007A23FF" w:rsidDel="00D53410">
          <w:rPr>
            <w:rStyle w:val="a4"/>
          </w:rPr>
          <w:delText>2.2</w:delText>
        </w:r>
        <w:r w:rsidDel="00D53410">
          <w:rPr>
            <w:rFonts w:asciiTheme="minorHAnsi" w:hAnsiTheme="minorHAnsi"/>
            <w:sz w:val="22"/>
            <w:lang w:val="en-US"/>
          </w:rPr>
          <w:tab/>
        </w:r>
        <w:r w:rsidRPr="007A23FF" w:rsidDel="00D53410">
          <w:rPr>
            <w:rStyle w:val="a4"/>
          </w:rPr>
          <w:delText>Typical fully developed patterns on Shewhart control chart (Cheng, 1989)</w:delText>
        </w:r>
        <w:r w:rsidDel="00D53410">
          <w:rPr>
            <w:webHidden/>
          </w:rPr>
          <w:tab/>
        </w:r>
        <w:r w:rsidR="0055122A" w:rsidDel="00D53410">
          <w:rPr>
            <w:webHidden/>
          </w:rPr>
          <w:delText>3</w:delText>
        </w:r>
      </w:del>
    </w:p>
    <w:p w14:paraId="7940DF6D" w14:textId="25B90564" w:rsidR="0034586A" w:rsidDel="00D53410" w:rsidRDefault="0034586A">
      <w:pPr>
        <w:pStyle w:val="ad"/>
        <w:rPr>
          <w:del w:id="411" w:author="adachi kento" w:date="2018-12-13T20:18:00Z"/>
          <w:rFonts w:asciiTheme="minorHAnsi" w:hAnsiTheme="minorHAnsi"/>
          <w:sz w:val="22"/>
          <w:lang w:val="en-US"/>
        </w:rPr>
      </w:pPr>
      <w:del w:id="412" w:author="adachi kento" w:date="2018-12-13T20:18:00Z">
        <w:r w:rsidRPr="007A23FF" w:rsidDel="00D53410">
          <w:rPr>
            <w:rStyle w:val="a4"/>
          </w:rPr>
          <w:delText xml:space="preserve">Figure </w:delText>
        </w:r>
        <w:r w:rsidRPr="007A23FF" w:rsidDel="00D53410">
          <w:rPr>
            <w:rStyle w:val="a4"/>
            <w:cs/>
          </w:rPr>
          <w:delText>‎</w:delText>
        </w:r>
        <w:r w:rsidRPr="007A23FF" w:rsidDel="00D53410">
          <w:rPr>
            <w:rStyle w:val="a4"/>
          </w:rPr>
          <w:delText>3.1</w:delText>
        </w:r>
        <w:r w:rsidDel="00D53410">
          <w:rPr>
            <w:rFonts w:asciiTheme="minorHAnsi" w:hAnsiTheme="minorHAnsi"/>
            <w:sz w:val="22"/>
            <w:lang w:val="en-US"/>
          </w:rPr>
          <w:tab/>
        </w:r>
        <w:r w:rsidRPr="007A23FF" w:rsidDel="00D53410">
          <w:rPr>
            <w:rStyle w:val="a4"/>
          </w:rPr>
          <w:delText>Example of Formatting Method</w:delText>
        </w:r>
        <w:r w:rsidDel="00D53410">
          <w:rPr>
            <w:webHidden/>
          </w:rPr>
          <w:tab/>
        </w:r>
        <w:r w:rsidR="0055122A" w:rsidDel="00D53410">
          <w:rPr>
            <w:webHidden/>
          </w:rPr>
          <w:delText>3</w:delText>
        </w:r>
      </w:del>
    </w:p>
    <w:p w14:paraId="48C861A4" w14:textId="77777777" w:rsidR="00E343DB" w:rsidRDefault="00595708">
      <w:pPr>
        <w:spacing w:after="200" w:line="276" w:lineRule="auto"/>
      </w:pPr>
      <w:r>
        <w:rPr>
          <w:noProof/>
        </w:rPr>
        <w:fldChar w:fldCharType="end"/>
      </w:r>
    </w:p>
    <w:p w14:paraId="4A56B2F5" w14:textId="77777777" w:rsidR="001A7A9B" w:rsidRDefault="001A7A9B" w:rsidP="002B7E51">
      <w:r>
        <w:br w:type="page"/>
      </w:r>
    </w:p>
    <w:p w14:paraId="7B1C4DCC" w14:textId="4B51052A" w:rsidR="009F09F1" w:rsidRPr="00FD68B0" w:rsidDel="004650A1" w:rsidRDefault="009F09F1" w:rsidP="00404E4B">
      <w:pPr>
        <w:pStyle w:val="TITLEATPREFACE"/>
        <w:spacing w:after="960"/>
        <w:rPr>
          <w:del w:id="413" w:author="adachi kento" w:date="2018-12-13T22:18:00Z"/>
        </w:rPr>
      </w:pPr>
      <w:bookmarkStart w:id="414" w:name="_Toc532350295"/>
      <w:del w:id="415" w:author="adachi kento" w:date="2018-12-13T22:18:00Z">
        <w:r w:rsidRPr="00FD68B0" w:rsidDel="004650A1">
          <w:lastRenderedPageBreak/>
          <w:delText>LIST OF ABBREVIATIONS</w:delText>
        </w:r>
        <w:bookmarkStart w:id="416" w:name="_Toc532506069"/>
        <w:bookmarkStart w:id="417" w:name="_Toc532506881"/>
        <w:bookmarkStart w:id="418" w:name="_Toc532507132"/>
        <w:bookmarkStart w:id="419" w:name="_Toc532507377"/>
        <w:bookmarkStart w:id="420" w:name="_Toc532507628"/>
        <w:bookmarkStart w:id="421" w:name="_Toc532507873"/>
        <w:bookmarkStart w:id="422" w:name="_Toc532508118"/>
        <w:bookmarkStart w:id="423" w:name="_Toc532510594"/>
        <w:bookmarkStart w:id="424" w:name="_Toc532516615"/>
        <w:bookmarkEnd w:id="414"/>
        <w:bookmarkEnd w:id="416"/>
        <w:bookmarkEnd w:id="417"/>
        <w:bookmarkEnd w:id="418"/>
        <w:bookmarkEnd w:id="419"/>
        <w:bookmarkEnd w:id="420"/>
        <w:bookmarkEnd w:id="421"/>
        <w:bookmarkEnd w:id="422"/>
        <w:bookmarkEnd w:id="423"/>
        <w:bookmarkEnd w:id="424"/>
      </w:del>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20"/>
        <w:gridCol w:w="6236"/>
      </w:tblGrid>
      <w:tr w:rsidR="00E420C4" w:rsidDel="004650A1" w14:paraId="00488371" w14:textId="1DD74D18" w:rsidTr="00E420C4">
        <w:trPr>
          <w:del w:id="425" w:author="adachi kento" w:date="2018-12-13T22:18:00Z"/>
        </w:trPr>
        <w:tc>
          <w:tcPr>
            <w:tcW w:w="1255" w:type="dxa"/>
          </w:tcPr>
          <w:p w14:paraId="07E1816D" w14:textId="7577FE45" w:rsidR="00E420C4" w:rsidDel="004650A1" w:rsidRDefault="00E420C4" w:rsidP="001D7DDF">
            <w:pPr>
              <w:pStyle w:val="ListofReferences"/>
              <w:rPr>
                <w:del w:id="426" w:author="adachi kento" w:date="2018-12-13T22:18:00Z"/>
              </w:rPr>
            </w:pPr>
            <w:del w:id="427" w:author="adachi kento" w:date="2018-12-13T22:18:00Z">
              <w:r w:rsidRPr="00BA5FC2" w:rsidDel="004650A1">
                <w:delText>ANN</w:delText>
              </w:r>
              <w:bookmarkStart w:id="428" w:name="_Toc532506070"/>
              <w:bookmarkStart w:id="429" w:name="_Toc532506882"/>
              <w:bookmarkStart w:id="430" w:name="_Toc532507133"/>
              <w:bookmarkStart w:id="431" w:name="_Toc532507378"/>
              <w:bookmarkStart w:id="432" w:name="_Toc532507629"/>
              <w:bookmarkStart w:id="433" w:name="_Toc532507874"/>
              <w:bookmarkStart w:id="434" w:name="_Toc532508119"/>
              <w:bookmarkStart w:id="435" w:name="_Toc532510595"/>
              <w:bookmarkStart w:id="436" w:name="_Toc532516616"/>
              <w:bookmarkEnd w:id="428"/>
              <w:bookmarkEnd w:id="429"/>
              <w:bookmarkEnd w:id="430"/>
              <w:bookmarkEnd w:id="431"/>
              <w:bookmarkEnd w:id="432"/>
              <w:bookmarkEnd w:id="433"/>
              <w:bookmarkEnd w:id="434"/>
              <w:bookmarkEnd w:id="435"/>
              <w:bookmarkEnd w:id="436"/>
            </w:del>
          </w:p>
        </w:tc>
        <w:tc>
          <w:tcPr>
            <w:tcW w:w="720" w:type="dxa"/>
          </w:tcPr>
          <w:p w14:paraId="712EDEE1" w14:textId="3C8BB993" w:rsidR="00E420C4" w:rsidDel="004650A1" w:rsidRDefault="00E420C4" w:rsidP="00E420C4">
            <w:pPr>
              <w:rPr>
                <w:del w:id="437" w:author="adachi kento" w:date="2018-12-13T22:18:00Z"/>
              </w:rPr>
            </w:pPr>
            <w:del w:id="438" w:author="adachi kento" w:date="2018-12-13T22:18:00Z">
              <w:r w:rsidRPr="00BA5FC2" w:rsidDel="004650A1">
                <w:delText>-</w:delText>
              </w:r>
              <w:bookmarkStart w:id="439" w:name="_Toc532506071"/>
              <w:bookmarkStart w:id="440" w:name="_Toc532506883"/>
              <w:bookmarkStart w:id="441" w:name="_Toc532507134"/>
              <w:bookmarkStart w:id="442" w:name="_Toc532507379"/>
              <w:bookmarkStart w:id="443" w:name="_Toc532507630"/>
              <w:bookmarkStart w:id="444" w:name="_Toc532507875"/>
              <w:bookmarkStart w:id="445" w:name="_Toc532508120"/>
              <w:bookmarkStart w:id="446" w:name="_Toc532510596"/>
              <w:bookmarkStart w:id="447" w:name="_Toc532516617"/>
              <w:bookmarkEnd w:id="439"/>
              <w:bookmarkEnd w:id="440"/>
              <w:bookmarkEnd w:id="441"/>
              <w:bookmarkEnd w:id="442"/>
              <w:bookmarkEnd w:id="443"/>
              <w:bookmarkEnd w:id="444"/>
              <w:bookmarkEnd w:id="445"/>
              <w:bookmarkEnd w:id="446"/>
              <w:bookmarkEnd w:id="447"/>
            </w:del>
          </w:p>
        </w:tc>
        <w:tc>
          <w:tcPr>
            <w:tcW w:w="6236" w:type="dxa"/>
          </w:tcPr>
          <w:p w14:paraId="2E2944FE" w14:textId="5A3AD3AC" w:rsidR="00E420C4" w:rsidDel="004650A1" w:rsidRDefault="00E420C4" w:rsidP="00E420C4">
            <w:pPr>
              <w:pStyle w:val="ListofSymbolsAbbreviations"/>
              <w:rPr>
                <w:del w:id="448" w:author="adachi kento" w:date="2018-12-13T22:18:00Z"/>
              </w:rPr>
            </w:pPr>
            <w:del w:id="449" w:author="adachi kento" w:date="2018-12-13T22:18:00Z">
              <w:r w:rsidRPr="00BA5FC2" w:rsidDel="004650A1">
                <w:delText>Artificial Neural Network</w:delText>
              </w:r>
              <w:bookmarkStart w:id="450" w:name="_Toc532506072"/>
              <w:bookmarkStart w:id="451" w:name="_Toc532506884"/>
              <w:bookmarkStart w:id="452" w:name="_Toc532507135"/>
              <w:bookmarkStart w:id="453" w:name="_Toc532507380"/>
              <w:bookmarkStart w:id="454" w:name="_Toc532507631"/>
              <w:bookmarkStart w:id="455" w:name="_Toc532507876"/>
              <w:bookmarkStart w:id="456" w:name="_Toc532508121"/>
              <w:bookmarkStart w:id="457" w:name="_Toc532510597"/>
              <w:bookmarkStart w:id="458" w:name="_Toc532516618"/>
              <w:bookmarkEnd w:id="450"/>
              <w:bookmarkEnd w:id="451"/>
              <w:bookmarkEnd w:id="452"/>
              <w:bookmarkEnd w:id="453"/>
              <w:bookmarkEnd w:id="454"/>
              <w:bookmarkEnd w:id="455"/>
              <w:bookmarkEnd w:id="456"/>
              <w:bookmarkEnd w:id="457"/>
              <w:bookmarkEnd w:id="458"/>
            </w:del>
          </w:p>
        </w:tc>
        <w:bookmarkStart w:id="459" w:name="_Toc532506073"/>
        <w:bookmarkStart w:id="460" w:name="_Toc532506885"/>
        <w:bookmarkStart w:id="461" w:name="_Toc532507136"/>
        <w:bookmarkStart w:id="462" w:name="_Toc532507381"/>
        <w:bookmarkStart w:id="463" w:name="_Toc532507632"/>
        <w:bookmarkStart w:id="464" w:name="_Toc532507877"/>
        <w:bookmarkStart w:id="465" w:name="_Toc532508122"/>
        <w:bookmarkStart w:id="466" w:name="_Toc532510598"/>
        <w:bookmarkStart w:id="467" w:name="_Toc532516619"/>
        <w:bookmarkEnd w:id="459"/>
        <w:bookmarkEnd w:id="460"/>
        <w:bookmarkEnd w:id="461"/>
        <w:bookmarkEnd w:id="462"/>
        <w:bookmarkEnd w:id="463"/>
        <w:bookmarkEnd w:id="464"/>
        <w:bookmarkEnd w:id="465"/>
        <w:bookmarkEnd w:id="466"/>
        <w:bookmarkEnd w:id="467"/>
      </w:tr>
      <w:tr w:rsidR="00E420C4" w:rsidDel="004650A1" w14:paraId="67DA570D" w14:textId="43D5872A" w:rsidTr="00E420C4">
        <w:trPr>
          <w:del w:id="468" w:author="adachi kento" w:date="2018-12-13T22:18:00Z"/>
        </w:trPr>
        <w:tc>
          <w:tcPr>
            <w:tcW w:w="1255" w:type="dxa"/>
          </w:tcPr>
          <w:p w14:paraId="78E73E3E" w14:textId="349EADA0" w:rsidR="00E420C4" w:rsidDel="004650A1" w:rsidRDefault="00E420C4" w:rsidP="00E420C4">
            <w:pPr>
              <w:rPr>
                <w:del w:id="469" w:author="adachi kento" w:date="2018-12-13T22:18:00Z"/>
              </w:rPr>
            </w:pPr>
            <w:del w:id="470" w:author="adachi kento" w:date="2018-12-13T22:18:00Z">
              <w:r w:rsidRPr="00BA5FC2" w:rsidDel="004650A1">
                <w:delText>GA</w:delText>
              </w:r>
              <w:bookmarkStart w:id="471" w:name="_Toc532506074"/>
              <w:bookmarkStart w:id="472" w:name="_Toc532506886"/>
              <w:bookmarkStart w:id="473" w:name="_Toc532507137"/>
              <w:bookmarkStart w:id="474" w:name="_Toc532507382"/>
              <w:bookmarkStart w:id="475" w:name="_Toc532507633"/>
              <w:bookmarkStart w:id="476" w:name="_Toc532507878"/>
              <w:bookmarkStart w:id="477" w:name="_Toc532508123"/>
              <w:bookmarkStart w:id="478" w:name="_Toc532510599"/>
              <w:bookmarkStart w:id="479" w:name="_Toc532516620"/>
              <w:bookmarkEnd w:id="471"/>
              <w:bookmarkEnd w:id="472"/>
              <w:bookmarkEnd w:id="473"/>
              <w:bookmarkEnd w:id="474"/>
              <w:bookmarkEnd w:id="475"/>
              <w:bookmarkEnd w:id="476"/>
              <w:bookmarkEnd w:id="477"/>
              <w:bookmarkEnd w:id="478"/>
              <w:bookmarkEnd w:id="479"/>
            </w:del>
          </w:p>
        </w:tc>
        <w:tc>
          <w:tcPr>
            <w:tcW w:w="720" w:type="dxa"/>
          </w:tcPr>
          <w:p w14:paraId="5A4BD991" w14:textId="7508B5DF" w:rsidR="00E420C4" w:rsidDel="004650A1" w:rsidRDefault="00E420C4" w:rsidP="00E420C4">
            <w:pPr>
              <w:rPr>
                <w:del w:id="480" w:author="adachi kento" w:date="2018-12-13T22:18:00Z"/>
              </w:rPr>
            </w:pPr>
            <w:del w:id="481" w:author="adachi kento" w:date="2018-12-13T22:18:00Z">
              <w:r w:rsidRPr="00BA5FC2" w:rsidDel="004650A1">
                <w:delText>-</w:delText>
              </w:r>
              <w:bookmarkStart w:id="482" w:name="_Toc532506075"/>
              <w:bookmarkStart w:id="483" w:name="_Toc532506887"/>
              <w:bookmarkStart w:id="484" w:name="_Toc532507138"/>
              <w:bookmarkStart w:id="485" w:name="_Toc532507383"/>
              <w:bookmarkStart w:id="486" w:name="_Toc532507634"/>
              <w:bookmarkStart w:id="487" w:name="_Toc532507879"/>
              <w:bookmarkStart w:id="488" w:name="_Toc532508124"/>
              <w:bookmarkStart w:id="489" w:name="_Toc532510600"/>
              <w:bookmarkStart w:id="490" w:name="_Toc532516621"/>
              <w:bookmarkEnd w:id="482"/>
              <w:bookmarkEnd w:id="483"/>
              <w:bookmarkEnd w:id="484"/>
              <w:bookmarkEnd w:id="485"/>
              <w:bookmarkEnd w:id="486"/>
              <w:bookmarkEnd w:id="487"/>
              <w:bookmarkEnd w:id="488"/>
              <w:bookmarkEnd w:id="489"/>
              <w:bookmarkEnd w:id="490"/>
            </w:del>
          </w:p>
        </w:tc>
        <w:tc>
          <w:tcPr>
            <w:tcW w:w="6236" w:type="dxa"/>
          </w:tcPr>
          <w:p w14:paraId="2AE68072" w14:textId="37293B52" w:rsidR="00E420C4" w:rsidDel="004650A1" w:rsidRDefault="00E420C4" w:rsidP="00E420C4">
            <w:pPr>
              <w:rPr>
                <w:del w:id="491" w:author="adachi kento" w:date="2018-12-13T22:18:00Z"/>
              </w:rPr>
            </w:pPr>
            <w:del w:id="492" w:author="adachi kento" w:date="2018-12-13T22:18:00Z">
              <w:r w:rsidRPr="00BA5FC2" w:rsidDel="004650A1">
                <w:delText>Genetic Algorithm</w:delText>
              </w:r>
              <w:bookmarkStart w:id="493" w:name="_Toc532506076"/>
              <w:bookmarkStart w:id="494" w:name="_Toc532506888"/>
              <w:bookmarkStart w:id="495" w:name="_Toc532507139"/>
              <w:bookmarkStart w:id="496" w:name="_Toc532507384"/>
              <w:bookmarkStart w:id="497" w:name="_Toc532507635"/>
              <w:bookmarkStart w:id="498" w:name="_Toc532507880"/>
              <w:bookmarkStart w:id="499" w:name="_Toc532508125"/>
              <w:bookmarkStart w:id="500" w:name="_Toc532510601"/>
              <w:bookmarkStart w:id="501" w:name="_Toc532516622"/>
              <w:bookmarkEnd w:id="493"/>
              <w:bookmarkEnd w:id="494"/>
              <w:bookmarkEnd w:id="495"/>
              <w:bookmarkEnd w:id="496"/>
              <w:bookmarkEnd w:id="497"/>
              <w:bookmarkEnd w:id="498"/>
              <w:bookmarkEnd w:id="499"/>
              <w:bookmarkEnd w:id="500"/>
              <w:bookmarkEnd w:id="501"/>
            </w:del>
          </w:p>
        </w:tc>
        <w:bookmarkStart w:id="502" w:name="_Toc532506077"/>
        <w:bookmarkStart w:id="503" w:name="_Toc532506889"/>
        <w:bookmarkStart w:id="504" w:name="_Toc532507140"/>
        <w:bookmarkStart w:id="505" w:name="_Toc532507385"/>
        <w:bookmarkStart w:id="506" w:name="_Toc532507636"/>
        <w:bookmarkStart w:id="507" w:name="_Toc532507881"/>
        <w:bookmarkStart w:id="508" w:name="_Toc532508126"/>
        <w:bookmarkStart w:id="509" w:name="_Toc532510602"/>
        <w:bookmarkStart w:id="510" w:name="_Toc532516623"/>
        <w:bookmarkEnd w:id="502"/>
        <w:bookmarkEnd w:id="503"/>
        <w:bookmarkEnd w:id="504"/>
        <w:bookmarkEnd w:id="505"/>
        <w:bookmarkEnd w:id="506"/>
        <w:bookmarkEnd w:id="507"/>
        <w:bookmarkEnd w:id="508"/>
        <w:bookmarkEnd w:id="509"/>
        <w:bookmarkEnd w:id="510"/>
      </w:tr>
      <w:tr w:rsidR="00E420C4" w:rsidDel="004650A1" w14:paraId="101C8D95" w14:textId="6C635E28" w:rsidTr="00E420C4">
        <w:trPr>
          <w:del w:id="511" w:author="adachi kento" w:date="2018-12-13T22:18:00Z"/>
        </w:trPr>
        <w:tc>
          <w:tcPr>
            <w:tcW w:w="1255" w:type="dxa"/>
          </w:tcPr>
          <w:p w14:paraId="3E4A6C0F" w14:textId="68CF4103" w:rsidR="00E420C4" w:rsidDel="004650A1" w:rsidRDefault="00E420C4" w:rsidP="00E420C4">
            <w:pPr>
              <w:rPr>
                <w:del w:id="512" w:author="adachi kento" w:date="2018-12-13T22:18:00Z"/>
              </w:rPr>
            </w:pPr>
            <w:del w:id="513" w:author="adachi kento" w:date="2018-12-13T22:18:00Z">
              <w:r w:rsidRPr="00BA5FC2" w:rsidDel="004650A1">
                <w:delText>PSO</w:delText>
              </w:r>
              <w:bookmarkStart w:id="514" w:name="_Toc532506078"/>
              <w:bookmarkStart w:id="515" w:name="_Toc532506890"/>
              <w:bookmarkStart w:id="516" w:name="_Toc532507141"/>
              <w:bookmarkStart w:id="517" w:name="_Toc532507386"/>
              <w:bookmarkStart w:id="518" w:name="_Toc532507637"/>
              <w:bookmarkStart w:id="519" w:name="_Toc532507882"/>
              <w:bookmarkStart w:id="520" w:name="_Toc532508127"/>
              <w:bookmarkStart w:id="521" w:name="_Toc532510603"/>
              <w:bookmarkStart w:id="522" w:name="_Toc532516624"/>
              <w:bookmarkEnd w:id="514"/>
              <w:bookmarkEnd w:id="515"/>
              <w:bookmarkEnd w:id="516"/>
              <w:bookmarkEnd w:id="517"/>
              <w:bookmarkEnd w:id="518"/>
              <w:bookmarkEnd w:id="519"/>
              <w:bookmarkEnd w:id="520"/>
              <w:bookmarkEnd w:id="521"/>
              <w:bookmarkEnd w:id="522"/>
            </w:del>
          </w:p>
        </w:tc>
        <w:tc>
          <w:tcPr>
            <w:tcW w:w="720" w:type="dxa"/>
          </w:tcPr>
          <w:p w14:paraId="4820493A" w14:textId="362F13AF" w:rsidR="00E420C4" w:rsidDel="004650A1" w:rsidRDefault="00E420C4" w:rsidP="00E420C4">
            <w:pPr>
              <w:rPr>
                <w:del w:id="523" w:author="adachi kento" w:date="2018-12-13T22:18:00Z"/>
              </w:rPr>
            </w:pPr>
            <w:del w:id="524" w:author="adachi kento" w:date="2018-12-13T22:18:00Z">
              <w:r w:rsidRPr="00BA5FC2" w:rsidDel="004650A1">
                <w:delText>-</w:delText>
              </w:r>
              <w:bookmarkStart w:id="525" w:name="_Toc532506079"/>
              <w:bookmarkStart w:id="526" w:name="_Toc532506891"/>
              <w:bookmarkStart w:id="527" w:name="_Toc532507142"/>
              <w:bookmarkStart w:id="528" w:name="_Toc532507387"/>
              <w:bookmarkStart w:id="529" w:name="_Toc532507638"/>
              <w:bookmarkStart w:id="530" w:name="_Toc532507883"/>
              <w:bookmarkStart w:id="531" w:name="_Toc532508128"/>
              <w:bookmarkStart w:id="532" w:name="_Toc532510604"/>
              <w:bookmarkStart w:id="533" w:name="_Toc532516625"/>
              <w:bookmarkEnd w:id="525"/>
              <w:bookmarkEnd w:id="526"/>
              <w:bookmarkEnd w:id="527"/>
              <w:bookmarkEnd w:id="528"/>
              <w:bookmarkEnd w:id="529"/>
              <w:bookmarkEnd w:id="530"/>
              <w:bookmarkEnd w:id="531"/>
              <w:bookmarkEnd w:id="532"/>
              <w:bookmarkEnd w:id="533"/>
            </w:del>
          </w:p>
        </w:tc>
        <w:tc>
          <w:tcPr>
            <w:tcW w:w="6236" w:type="dxa"/>
          </w:tcPr>
          <w:p w14:paraId="19A5FE61" w14:textId="3D151214" w:rsidR="00E420C4" w:rsidDel="004650A1" w:rsidRDefault="00E420C4" w:rsidP="00E420C4">
            <w:pPr>
              <w:rPr>
                <w:del w:id="534" w:author="adachi kento" w:date="2018-12-13T22:18:00Z"/>
              </w:rPr>
            </w:pPr>
            <w:del w:id="535" w:author="adachi kento" w:date="2018-12-13T22:18:00Z">
              <w:r w:rsidRPr="00BA5FC2" w:rsidDel="004650A1">
                <w:delText>Particle Swarm Optimization</w:delText>
              </w:r>
              <w:bookmarkStart w:id="536" w:name="_Toc532506080"/>
              <w:bookmarkStart w:id="537" w:name="_Toc532506892"/>
              <w:bookmarkStart w:id="538" w:name="_Toc532507143"/>
              <w:bookmarkStart w:id="539" w:name="_Toc532507388"/>
              <w:bookmarkStart w:id="540" w:name="_Toc532507639"/>
              <w:bookmarkStart w:id="541" w:name="_Toc532507884"/>
              <w:bookmarkStart w:id="542" w:name="_Toc532508129"/>
              <w:bookmarkStart w:id="543" w:name="_Toc532510605"/>
              <w:bookmarkStart w:id="544" w:name="_Toc532516626"/>
              <w:bookmarkEnd w:id="536"/>
              <w:bookmarkEnd w:id="537"/>
              <w:bookmarkEnd w:id="538"/>
              <w:bookmarkEnd w:id="539"/>
              <w:bookmarkEnd w:id="540"/>
              <w:bookmarkEnd w:id="541"/>
              <w:bookmarkEnd w:id="542"/>
              <w:bookmarkEnd w:id="543"/>
              <w:bookmarkEnd w:id="544"/>
            </w:del>
          </w:p>
        </w:tc>
        <w:bookmarkStart w:id="545" w:name="_Toc532506081"/>
        <w:bookmarkStart w:id="546" w:name="_Toc532506893"/>
        <w:bookmarkStart w:id="547" w:name="_Toc532507144"/>
        <w:bookmarkStart w:id="548" w:name="_Toc532507389"/>
        <w:bookmarkStart w:id="549" w:name="_Toc532507640"/>
        <w:bookmarkStart w:id="550" w:name="_Toc532507885"/>
        <w:bookmarkStart w:id="551" w:name="_Toc532508130"/>
        <w:bookmarkStart w:id="552" w:name="_Toc532510606"/>
        <w:bookmarkStart w:id="553" w:name="_Toc532516627"/>
        <w:bookmarkEnd w:id="545"/>
        <w:bookmarkEnd w:id="546"/>
        <w:bookmarkEnd w:id="547"/>
        <w:bookmarkEnd w:id="548"/>
        <w:bookmarkEnd w:id="549"/>
        <w:bookmarkEnd w:id="550"/>
        <w:bookmarkEnd w:id="551"/>
        <w:bookmarkEnd w:id="552"/>
        <w:bookmarkEnd w:id="553"/>
      </w:tr>
      <w:tr w:rsidR="00E420C4" w:rsidDel="004650A1" w14:paraId="5BACA39A" w14:textId="70220EB1" w:rsidTr="00E420C4">
        <w:trPr>
          <w:del w:id="554" w:author="adachi kento" w:date="2018-12-13T22:18:00Z"/>
        </w:trPr>
        <w:tc>
          <w:tcPr>
            <w:tcW w:w="1255" w:type="dxa"/>
          </w:tcPr>
          <w:p w14:paraId="32704567" w14:textId="5A05FF4A" w:rsidR="00E420C4" w:rsidDel="004650A1" w:rsidRDefault="00E420C4" w:rsidP="00E420C4">
            <w:pPr>
              <w:rPr>
                <w:del w:id="555" w:author="adachi kento" w:date="2018-12-13T22:18:00Z"/>
              </w:rPr>
            </w:pPr>
            <w:del w:id="556" w:author="adachi kento" w:date="2018-12-13T22:18:00Z">
              <w:r w:rsidRPr="00BA5FC2" w:rsidDel="004650A1">
                <w:delText>MTS</w:delText>
              </w:r>
              <w:bookmarkStart w:id="557" w:name="_Toc532506082"/>
              <w:bookmarkStart w:id="558" w:name="_Toc532506894"/>
              <w:bookmarkStart w:id="559" w:name="_Toc532507145"/>
              <w:bookmarkStart w:id="560" w:name="_Toc532507390"/>
              <w:bookmarkStart w:id="561" w:name="_Toc532507641"/>
              <w:bookmarkStart w:id="562" w:name="_Toc532507886"/>
              <w:bookmarkStart w:id="563" w:name="_Toc532508131"/>
              <w:bookmarkStart w:id="564" w:name="_Toc532510607"/>
              <w:bookmarkStart w:id="565" w:name="_Toc532516628"/>
              <w:bookmarkEnd w:id="557"/>
              <w:bookmarkEnd w:id="558"/>
              <w:bookmarkEnd w:id="559"/>
              <w:bookmarkEnd w:id="560"/>
              <w:bookmarkEnd w:id="561"/>
              <w:bookmarkEnd w:id="562"/>
              <w:bookmarkEnd w:id="563"/>
              <w:bookmarkEnd w:id="564"/>
              <w:bookmarkEnd w:id="565"/>
            </w:del>
          </w:p>
        </w:tc>
        <w:tc>
          <w:tcPr>
            <w:tcW w:w="720" w:type="dxa"/>
          </w:tcPr>
          <w:p w14:paraId="182343B5" w14:textId="5DC08E63" w:rsidR="00E420C4" w:rsidDel="004650A1" w:rsidRDefault="00E420C4" w:rsidP="00E420C4">
            <w:pPr>
              <w:rPr>
                <w:del w:id="566" w:author="adachi kento" w:date="2018-12-13T22:18:00Z"/>
              </w:rPr>
            </w:pPr>
            <w:del w:id="567" w:author="adachi kento" w:date="2018-12-13T22:18:00Z">
              <w:r w:rsidRPr="00BA5FC2" w:rsidDel="004650A1">
                <w:delText>-</w:delText>
              </w:r>
              <w:bookmarkStart w:id="568" w:name="_Toc532506083"/>
              <w:bookmarkStart w:id="569" w:name="_Toc532506895"/>
              <w:bookmarkStart w:id="570" w:name="_Toc532507146"/>
              <w:bookmarkStart w:id="571" w:name="_Toc532507391"/>
              <w:bookmarkStart w:id="572" w:name="_Toc532507642"/>
              <w:bookmarkStart w:id="573" w:name="_Toc532507887"/>
              <w:bookmarkStart w:id="574" w:name="_Toc532508132"/>
              <w:bookmarkStart w:id="575" w:name="_Toc532510608"/>
              <w:bookmarkStart w:id="576" w:name="_Toc532516629"/>
              <w:bookmarkEnd w:id="568"/>
              <w:bookmarkEnd w:id="569"/>
              <w:bookmarkEnd w:id="570"/>
              <w:bookmarkEnd w:id="571"/>
              <w:bookmarkEnd w:id="572"/>
              <w:bookmarkEnd w:id="573"/>
              <w:bookmarkEnd w:id="574"/>
              <w:bookmarkEnd w:id="575"/>
              <w:bookmarkEnd w:id="576"/>
            </w:del>
          </w:p>
        </w:tc>
        <w:tc>
          <w:tcPr>
            <w:tcW w:w="6236" w:type="dxa"/>
          </w:tcPr>
          <w:p w14:paraId="1BE92E94" w14:textId="47BB1BB0" w:rsidR="00E420C4" w:rsidDel="004650A1" w:rsidRDefault="00E420C4" w:rsidP="00E420C4">
            <w:pPr>
              <w:rPr>
                <w:del w:id="577" w:author="adachi kento" w:date="2018-12-13T22:18:00Z"/>
              </w:rPr>
            </w:pPr>
            <w:del w:id="578" w:author="adachi kento" w:date="2018-12-13T22:18:00Z">
              <w:r w:rsidRPr="00BA5FC2" w:rsidDel="004650A1">
                <w:delText>Mahalanobis Taguchi System</w:delText>
              </w:r>
              <w:bookmarkStart w:id="579" w:name="_Toc532506084"/>
              <w:bookmarkStart w:id="580" w:name="_Toc532506896"/>
              <w:bookmarkStart w:id="581" w:name="_Toc532507147"/>
              <w:bookmarkStart w:id="582" w:name="_Toc532507392"/>
              <w:bookmarkStart w:id="583" w:name="_Toc532507643"/>
              <w:bookmarkStart w:id="584" w:name="_Toc532507888"/>
              <w:bookmarkStart w:id="585" w:name="_Toc532508133"/>
              <w:bookmarkStart w:id="586" w:name="_Toc532510609"/>
              <w:bookmarkStart w:id="587" w:name="_Toc532516630"/>
              <w:bookmarkEnd w:id="579"/>
              <w:bookmarkEnd w:id="580"/>
              <w:bookmarkEnd w:id="581"/>
              <w:bookmarkEnd w:id="582"/>
              <w:bookmarkEnd w:id="583"/>
              <w:bookmarkEnd w:id="584"/>
              <w:bookmarkEnd w:id="585"/>
              <w:bookmarkEnd w:id="586"/>
              <w:bookmarkEnd w:id="587"/>
            </w:del>
          </w:p>
        </w:tc>
        <w:bookmarkStart w:id="588" w:name="_Toc532506085"/>
        <w:bookmarkStart w:id="589" w:name="_Toc532506897"/>
        <w:bookmarkStart w:id="590" w:name="_Toc532507148"/>
        <w:bookmarkStart w:id="591" w:name="_Toc532507393"/>
        <w:bookmarkStart w:id="592" w:name="_Toc532507644"/>
        <w:bookmarkStart w:id="593" w:name="_Toc532507889"/>
        <w:bookmarkStart w:id="594" w:name="_Toc532508134"/>
        <w:bookmarkStart w:id="595" w:name="_Toc532510610"/>
        <w:bookmarkStart w:id="596" w:name="_Toc532516631"/>
        <w:bookmarkEnd w:id="588"/>
        <w:bookmarkEnd w:id="589"/>
        <w:bookmarkEnd w:id="590"/>
        <w:bookmarkEnd w:id="591"/>
        <w:bookmarkEnd w:id="592"/>
        <w:bookmarkEnd w:id="593"/>
        <w:bookmarkEnd w:id="594"/>
        <w:bookmarkEnd w:id="595"/>
        <w:bookmarkEnd w:id="596"/>
      </w:tr>
      <w:tr w:rsidR="00E420C4" w:rsidDel="004650A1" w14:paraId="05808A34" w14:textId="4232AE4E" w:rsidTr="00E420C4">
        <w:trPr>
          <w:del w:id="597" w:author="adachi kento" w:date="2018-12-13T22:18:00Z"/>
        </w:trPr>
        <w:tc>
          <w:tcPr>
            <w:tcW w:w="1255" w:type="dxa"/>
          </w:tcPr>
          <w:p w14:paraId="090D41DC" w14:textId="783C098E" w:rsidR="00E420C4" w:rsidDel="004650A1" w:rsidRDefault="00E420C4" w:rsidP="00E420C4">
            <w:pPr>
              <w:rPr>
                <w:del w:id="598" w:author="adachi kento" w:date="2018-12-13T22:18:00Z"/>
              </w:rPr>
            </w:pPr>
            <w:del w:id="599" w:author="adachi kento" w:date="2018-12-13T22:18:00Z">
              <w:r w:rsidRPr="00BA5FC2" w:rsidDel="004650A1">
                <w:delText>MD</w:delText>
              </w:r>
              <w:bookmarkStart w:id="600" w:name="_Toc532506086"/>
              <w:bookmarkStart w:id="601" w:name="_Toc532506898"/>
              <w:bookmarkStart w:id="602" w:name="_Toc532507149"/>
              <w:bookmarkStart w:id="603" w:name="_Toc532507394"/>
              <w:bookmarkStart w:id="604" w:name="_Toc532507645"/>
              <w:bookmarkStart w:id="605" w:name="_Toc532507890"/>
              <w:bookmarkStart w:id="606" w:name="_Toc532508135"/>
              <w:bookmarkStart w:id="607" w:name="_Toc532510611"/>
              <w:bookmarkStart w:id="608" w:name="_Toc532516632"/>
              <w:bookmarkEnd w:id="600"/>
              <w:bookmarkEnd w:id="601"/>
              <w:bookmarkEnd w:id="602"/>
              <w:bookmarkEnd w:id="603"/>
              <w:bookmarkEnd w:id="604"/>
              <w:bookmarkEnd w:id="605"/>
              <w:bookmarkEnd w:id="606"/>
              <w:bookmarkEnd w:id="607"/>
              <w:bookmarkEnd w:id="608"/>
            </w:del>
          </w:p>
        </w:tc>
        <w:tc>
          <w:tcPr>
            <w:tcW w:w="720" w:type="dxa"/>
          </w:tcPr>
          <w:p w14:paraId="5CA45283" w14:textId="7BEE6A33" w:rsidR="00E420C4" w:rsidDel="004650A1" w:rsidRDefault="00E420C4" w:rsidP="00E420C4">
            <w:pPr>
              <w:rPr>
                <w:del w:id="609" w:author="adachi kento" w:date="2018-12-13T22:18:00Z"/>
              </w:rPr>
            </w:pPr>
            <w:del w:id="610" w:author="adachi kento" w:date="2018-12-13T22:18:00Z">
              <w:r w:rsidRPr="00BA5FC2" w:rsidDel="004650A1">
                <w:delText>-</w:delText>
              </w:r>
              <w:bookmarkStart w:id="611" w:name="_Toc532506087"/>
              <w:bookmarkStart w:id="612" w:name="_Toc532506899"/>
              <w:bookmarkStart w:id="613" w:name="_Toc532507150"/>
              <w:bookmarkStart w:id="614" w:name="_Toc532507395"/>
              <w:bookmarkStart w:id="615" w:name="_Toc532507646"/>
              <w:bookmarkStart w:id="616" w:name="_Toc532507891"/>
              <w:bookmarkStart w:id="617" w:name="_Toc532508136"/>
              <w:bookmarkStart w:id="618" w:name="_Toc532510612"/>
              <w:bookmarkStart w:id="619" w:name="_Toc532516633"/>
              <w:bookmarkEnd w:id="611"/>
              <w:bookmarkEnd w:id="612"/>
              <w:bookmarkEnd w:id="613"/>
              <w:bookmarkEnd w:id="614"/>
              <w:bookmarkEnd w:id="615"/>
              <w:bookmarkEnd w:id="616"/>
              <w:bookmarkEnd w:id="617"/>
              <w:bookmarkEnd w:id="618"/>
              <w:bookmarkEnd w:id="619"/>
            </w:del>
          </w:p>
        </w:tc>
        <w:tc>
          <w:tcPr>
            <w:tcW w:w="6236" w:type="dxa"/>
          </w:tcPr>
          <w:p w14:paraId="26FE5145" w14:textId="6BB2B766" w:rsidR="00E420C4" w:rsidDel="004650A1" w:rsidRDefault="00E420C4" w:rsidP="00E420C4">
            <w:pPr>
              <w:rPr>
                <w:del w:id="620" w:author="adachi kento" w:date="2018-12-13T22:18:00Z"/>
              </w:rPr>
            </w:pPr>
            <w:del w:id="621" w:author="adachi kento" w:date="2018-12-13T22:18:00Z">
              <w:r w:rsidRPr="00BA5FC2" w:rsidDel="004650A1">
                <w:delText>Mahalanobis Distance</w:delText>
              </w:r>
              <w:bookmarkStart w:id="622" w:name="_Toc532506088"/>
              <w:bookmarkStart w:id="623" w:name="_Toc532506900"/>
              <w:bookmarkStart w:id="624" w:name="_Toc532507151"/>
              <w:bookmarkStart w:id="625" w:name="_Toc532507396"/>
              <w:bookmarkStart w:id="626" w:name="_Toc532507647"/>
              <w:bookmarkStart w:id="627" w:name="_Toc532507892"/>
              <w:bookmarkStart w:id="628" w:name="_Toc532508137"/>
              <w:bookmarkStart w:id="629" w:name="_Toc532510613"/>
              <w:bookmarkStart w:id="630" w:name="_Toc532516634"/>
              <w:bookmarkEnd w:id="622"/>
              <w:bookmarkEnd w:id="623"/>
              <w:bookmarkEnd w:id="624"/>
              <w:bookmarkEnd w:id="625"/>
              <w:bookmarkEnd w:id="626"/>
              <w:bookmarkEnd w:id="627"/>
              <w:bookmarkEnd w:id="628"/>
              <w:bookmarkEnd w:id="629"/>
              <w:bookmarkEnd w:id="630"/>
            </w:del>
          </w:p>
        </w:tc>
        <w:bookmarkStart w:id="631" w:name="_Toc532506089"/>
        <w:bookmarkStart w:id="632" w:name="_Toc532506901"/>
        <w:bookmarkStart w:id="633" w:name="_Toc532507152"/>
        <w:bookmarkStart w:id="634" w:name="_Toc532507397"/>
        <w:bookmarkStart w:id="635" w:name="_Toc532507648"/>
        <w:bookmarkStart w:id="636" w:name="_Toc532507893"/>
        <w:bookmarkStart w:id="637" w:name="_Toc532508138"/>
        <w:bookmarkStart w:id="638" w:name="_Toc532510614"/>
        <w:bookmarkStart w:id="639" w:name="_Toc532516635"/>
        <w:bookmarkEnd w:id="631"/>
        <w:bookmarkEnd w:id="632"/>
        <w:bookmarkEnd w:id="633"/>
        <w:bookmarkEnd w:id="634"/>
        <w:bookmarkEnd w:id="635"/>
        <w:bookmarkEnd w:id="636"/>
        <w:bookmarkEnd w:id="637"/>
        <w:bookmarkEnd w:id="638"/>
        <w:bookmarkEnd w:id="639"/>
      </w:tr>
      <w:tr w:rsidR="00E420C4" w:rsidDel="004650A1" w14:paraId="7FA04F0E" w14:textId="32E33AA9" w:rsidTr="00E420C4">
        <w:trPr>
          <w:del w:id="640" w:author="adachi kento" w:date="2018-12-13T22:18:00Z"/>
        </w:trPr>
        <w:tc>
          <w:tcPr>
            <w:tcW w:w="1255" w:type="dxa"/>
          </w:tcPr>
          <w:p w14:paraId="2F42A0F8" w14:textId="4B41EC79" w:rsidR="00E420C4" w:rsidDel="004650A1" w:rsidRDefault="00E420C4" w:rsidP="00E420C4">
            <w:pPr>
              <w:rPr>
                <w:del w:id="641" w:author="adachi kento" w:date="2018-12-13T22:18:00Z"/>
              </w:rPr>
            </w:pPr>
            <w:del w:id="642" w:author="adachi kento" w:date="2018-12-13T22:18:00Z">
              <w:r w:rsidRPr="00BA5FC2" w:rsidDel="004650A1">
                <w:delText>TM</w:delText>
              </w:r>
              <w:bookmarkStart w:id="643" w:name="_Toc532506090"/>
              <w:bookmarkStart w:id="644" w:name="_Toc532506902"/>
              <w:bookmarkStart w:id="645" w:name="_Toc532507153"/>
              <w:bookmarkStart w:id="646" w:name="_Toc532507398"/>
              <w:bookmarkStart w:id="647" w:name="_Toc532507649"/>
              <w:bookmarkStart w:id="648" w:name="_Toc532507894"/>
              <w:bookmarkStart w:id="649" w:name="_Toc532508139"/>
              <w:bookmarkStart w:id="650" w:name="_Toc532510615"/>
              <w:bookmarkStart w:id="651" w:name="_Toc532516636"/>
              <w:bookmarkEnd w:id="643"/>
              <w:bookmarkEnd w:id="644"/>
              <w:bookmarkEnd w:id="645"/>
              <w:bookmarkEnd w:id="646"/>
              <w:bookmarkEnd w:id="647"/>
              <w:bookmarkEnd w:id="648"/>
              <w:bookmarkEnd w:id="649"/>
              <w:bookmarkEnd w:id="650"/>
              <w:bookmarkEnd w:id="651"/>
            </w:del>
          </w:p>
        </w:tc>
        <w:tc>
          <w:tcPr>
            <w:tcW w:w="720" w:type="dxa"/>
          </w:tcPr>
          <w:p w14:paraId="2A2606CA" w14:textId="627F37DE" w:rsidR="00E420C4" w:rsidDel="004650A1" w:rsidRDefault="00E420C4" w:rsidP="00E420C4">
            <w:pPr>
              <w:rPr>
                <w:del w:id="652" w:author="adachi kento" w:date="2018-12-13T22:18:00Z"/>
              </w:rPr>
            </w:pPr>
            <w:del w:id="653" w:author="adachi kento" w:date="2018-12-13T22:18:00Z">
              <w:r w:rsidRPr="00BA5FC2" w:rsidDel="004650A1">
                <w:delText>-</w:delText>
              </w:r>
              <w:bookmarkStart w:id="654" w:name="_Toc532506091"/>
              <w:bookmarkStart w:id="655" w:name="_Toc532506903"/>
              <w:bookmarkStart w:id="656" w:name="_Toc532507154"/>
              <w:bookmarkStart w:id="657" w:name="_Toc532507399"/>
              <w:bookmarkStart w:id="658" w:name="_Toc532507650"/>
              <w:bookmarkStart w:id="659" w:name="_Toc532507895"/>
              <w:bookmarkStart w:id="660" w:name="_Toc532508140"/>
              <w:bookmarkStart w:id="661" w:name="_Toc532510616"/>
              <w:bookmarkStart w:id="662" w:name="_Toc532516637"/>
              <w:bookmarkEnd w:id="654"/>
              <w:bookmarkEnd w:id="655"/>
              <w:bookmarkEnd w:id="656"/>
              <w:bookmarkEnd w:id="657"/>
              <w:bookmarkEnd w:id="658"/>
              <w:bookmarkEnd w:id="659"/>
              <w:bookmarkEnd w:id="660"/>
              <w:bookmarkEnd w:id="661"/>
              <w:bookmarkEnd w:id="662"/>
            </w:del>
          </w:p>
        </w:tc>
        <w:tc>
          <w:tcPr>
            <w:tcW w:w="6236" w:type="dxa"/>
          </w:tcPr>
          <w:p w14:paraId="0FDF2BCF" w14:textId="22946B40" w:rsidR="00E420C4" w:rsidDel="004650A1" w:rsidRDefault="00E420C4" w:rsidP="00E420C4">
            <w:pPr>
              <w:rPr>
                <w:del w:id="663" w:author="adachi kento" w:date="2018-12-13T22:18:00Z"/>
              </w:rPr>
            </w:pPr>
            <w:del w:id="664" w:author="adachi kento" w:date="2018-12-13T22:18:00Z">
              <w:r w:rsidRPr="00BA5FC2" w:rsidDel="004650A1">
                <w:delText>Taguchi Method</w:delText>
              </w:r>
              <w:bookmarkStart w:id="665" w:name="_Toc532506092"/>
              <w:bookmarkStart w:id="666" w:name="_Toc532506904"/>
              <w:bookmarkStart w:id="667" w:name="_Toc532507155"/>
              <w:bookmarkStart w:id="668" w:name="_Toc532507400"/>
              <w:bookmarkStart w:id="669" w:name="_Toc532507651"/>
              <w:bookmarkStart w:id="670" w:name="_Toc532507896"/>
              <w:bookmarkStart w:id="671" w:name="_Toc532508141"/>
              <w:bookmarkStart w:id="672" w:name="_Toc532510617"/>
              <w:bookmarkStart w:id="673" w:name="_Toc532516638"/>
              <w:bookmarkEnd w:id="665"/>
              <w:bookmarkEnd w:id="666"/>
              <w:bookmarkEnd w:id="667"/>
              <w:bookmarkEnd w:id="668"/>
              <w:bookmarkEnd w:id="669"/>
              <w:bookmarkEnd w:id="670"/>
              <w:bookmarkEnd w:id="671"/>
              <w:bookmarkEnd w:id="672"/>
              <w:bookmarkEnd w:id="673"/>
            </w:del>
          </w:p>
        </w:tc>
        <w:bookmarkStart w:id="674" w:name="_Toc532506093"/>
        <w:bookmarkStart w:id="675" w:name="_Toc532506905"/>
        <w:bookmarkStart w:id="676" w:name="_Toc532507156"/>
        <w:bookmarkStart w:id="677" w:name="_Toc532507401"/>
        <w:bookmarkStart w:id="678" w:name="_Toc532507652"/>
        <w:bookmarkStart w:id="679" w:name="_Toc532507897"/>
        <w:bookmarkStart w:id="680" w:name="_Toc532508142"/>
        <w:bookmarkStart w:id="681" w:name="_Toc532510618"/>
        <w:bookmarkStart w:id="682" w:name="_Toc532516639"/>
        <w:bookmarkEnd w:id="674"/>
        <w:bookmarkEnd w:id="675"/>
        <w:bookmarkEnd w:id="676"/>
        <w:bookmarkEnd w:id="677"/>
        <w:bookmarkEnd w:id="678"/>
        <w:bookmarkEnd w:id="679"/>
        <w:bookmarkEnd w:id="680"/>
        <w:bookmarkEnd w:id="681"/>
        <w:bookmarkEnd w:id="682"/>
      </w:tr>
      <w:tr w:rsidR="00E420C4" w:rsidDel="004650A1" w14:paraId="4DA82864" w14:textId="0B49A84A" w:rsidTr="00E420C4">
        <w:trPr>
          <w:del w:id="683" w:author="adachi kento" w:date="2018-12-13T22:18:00Z"/>
        </w:trPr>
        <w:tc>
          <w:tcPr>
            <w:tcW w:w="1255" w:type="dxa"/>
          </w:tcPr>
          <w:p w14:paraId="4405C864" w14:textId="1DEE1D35" w:rsidR="00E420C4" w:rsidDel="004650A1" w:rsidRDefault="00E420C4" w:rsidP="00E420C4">
            <w:pPr>
              <w:rPr>
                <w:del w:id="684" w:author="adachi kento" w:date="2018-12-13T22:18:00Z"/>
              </w:rPr>
            </w:pPr>
            <w:del w:id="685" w:author="adachi kento" w:date="2018-12-13T22:18:00Z">
              <w:r w:rsidRPr="00BA5FC2" w:rsidDel="004650A1">
                <w:delText>UTM</w:delText>
              </w:r>
              <w:bookmarkStart w:id="686" w:name="_Toc532506094"/>
              <w:bookmarkStart w:id="687" w:name="_Toc532506906"/>
              <w:bookmarkStart w:id="688" w:name="_Toc532507157"/>
              <w:bookmarkStart w:id="689" w:name="_Toc532507402"/>
              <w:bookmarkStart w:id="690" w:name="_Toc532507653"/>
              <w:bookmarkStart w:id="691" w:name="_Toc532507898"/>
              <w:bookmarkStart w:id="692" w:name="_Toc532508143"/>
              <w:bookmarkStart w:id="693" w:name="_Toc532510619"/>
              <w:bookmarkStart w:id="694" w:name="_Toc532516640"/>
              <w:bookmarkEnd w:id="686"/>
              <w:bookmarkEnd w:id="687"/>
              <w:bookmarkEnd w:id="688"/>
              <w:bookmarkEnd w:id="689"/>
              <w:bookmarkEnd w:id="690"/>
              <w:bookmarkEnd w:id="691"/>
              <w:bookmarkEnd w:id="692"/>
              <w:bookmarkEnd w:id="693"/>
              <w:bookmarkEnd w:id="694"/>
            </w:del>
          </w:p>
        </w:tc>
        <w:tc>
          <w:tcPr>
            <w:tcW w:w="720" w:type="dxa"/>
          </w:tcPr>
          <w:p w14:paraId="2CE58B5B" w14:textId="6FD156F1" w:rsidR="00E420C4" w:rsidDel="004650A1" w:rsidRDefault="00E420C4" w:rsidP="00E420C4">
            <w:pPr>
              <w:rPr>
                <w:del w:id="695" w:author="adachi kento" w:date="2018-12-13T22:18:00Z"/>
              </w:rPr>
            </w:pPr>
            <w:del w:id="696" w:author="adachi kento" w:date="2018-12-13T22:18:00Z">
              <w:r w:rsidRPr="00BA5FC2" w:rsidDel="004650A1">
                <w:delText>-</w:delText>
              </w:r>
              <w:bookmarkStart w:id="697" w:name="_Toc532506095"/>
              <w:bookmarkStart w:id="698" w:name="_Toc532506907"/>
              <w:bookmarkStart w:id="699" w:name="_Toc532507158"/>
              <w:bookmarkStart w:id="700" w:name="_Toc532507403"/>
              <w:bookmarkStart w:id="701" w:name="_Toc532507654"/>
              <w:bookmarkStart w:id="702" w:name="_Toc532507899"/>
              <w:bookmarkStart w:id="703" w:name="_Toc532508144"/>
              <w:bookmarkStart w:id="704" w:name="_Toc532510620"/>
              <w:bookmarkStart w:id="705" w:name="_Toc532516641"/>
              <w:bookmarkEnd w:id="697"/>
              <w:bookmarkEnd w:id="698"/>
              <w:bookmarkEnd w:id="699"/>
              <w:bookmarkEnd w:id="700"/>
              <w:bookmarkEnd w:id="701"/>
              <w:bookmarkEnd w:id="702"/>
              <w:bookmarkEnd w:id="703"/>
              <w:bookmarkEnd w:id="704"/>
              <w:bookmarkEnd w:id="705"/>
            </w:del>
          </w:p>
        </w:tc>
        <w:tc>
          <w:tcPr>
            <w:tcW w:w="6236" w:type="dxa"/>
          </w:tcPr>
          <w:p w14:paraId="7D1FF287" w14:textId="43DCDE51" w:rsidR="00E420C4" w:rsidDel="004650A1" w:rsidRDefault="00E420C4" w:rsidP="00E420C4">
            <w:pPr>
              <w:rPr>
                <w:del w:id="706" w:author="adachi kento" w:date="2018-12-13T22:18:00Z"/>
              </w:rPr>
            </w:pPr>
            <w:del w:id="707" w:author="adachi kento" w:date="2018-12-13T22:18:00Z">
              <w:r w:rsidRPr="00BA5FC2" w:rsidDel="004650A1">
                <w:delText>Universiti Teknologi Malaysia</w:delText>
              </w:r>
              <w:bookmarkStart w:id="708" w:name="_Toc532506096"/>
              <w:bookmarkStart w:id="709" w:name="_Toc532506908"/>
              <w:bookmarkStart w:id="710" w:name="_Toc532507159"/>
              <w:bookmarkStart w:id="711" w:name="_Toc532507404"/>
              <w:bookmarkStart w:id="712" w:name="_Toc532507655"/>
              <w:bookmarkStart w:id="713" w:name="_Toc532507900"/>
              <w:bookmarkStart w:id="714" w:name="_Toc532508145"/>
              <w:bookmarkStart w:id="715" w:name="_Toc532510621"/>
              <w:bookmarkStart w:id="716" w:name="_Toc532516642"/>
              <w:bookmarkEnd w:id="708"/>
              <w:bookmarkEnd w:id="709"/>
              <w:bookmarkEnd w:id="710"/>
              <w:bookmarkEnd w:id="711"/>
              <w:bookmarkEnd w:id="712"/>
              <w:bookmarkEnd w:id="713"/>
              <w:bookmarkEnd w:id="714"/>
              <w:bookmarkEnd w:id="715"/>
              <w:bookmarkEnd w:id="716"/>
            </w:del>
          </w:p>
        </w:tc>
        <w:bookmarkStart w:id="717" w:name="_Toc532506097"/>
        <w:bookmarkStart w:id="718" w:name="_Toc532506909"/>
        <w:bookmarkStart w:id="719" w:name="_Toc532507160"/>
        <w:bookmarkStart w:id="720" w:name="_Toc532507405"/>
        <w:bookmarkStart w:id="721" w:name="_Toc532507656"/>
        <w:bookmarkStart w:id="722" w:name="_Toc532507901"/>
        <w:bookmarkStart w:id="723" w:name="_Toc532508146"/>
        <w:bookmarkStart w:id="724" w:name="_Toc532510622"/>
        <w:bookmarkStart w:id="725" w:name="_Toc532516643"/>
        <w:bookmarkEnd w:id="717"/>
        <w:bookmarkEnd w:id="718"/>
        <w:bookmarkEnd w:id="719"/>
        <w:bookmarkEnd w:id="720"/>
        <w:bookmarkEnd w:id="721"/>
        <w:bookmarkEnd w:id="722"/>
        <w:bookmarkEnd w:id="723"/>
        <w:bookmarkEnd w:id="724"/>
        <w:bookmarkEnd w:id="725"/>
      </w:tr>
      <w:tr w:rsidR="00E420C4" w:rsidDel="004650A1" w14:paraId="76A6B5D4" w14:textId="2B76CFD5" w:rsidTr="00E420C4">
        <w:trPr>
          <w:del w:id="726" w:author="adachi kento" w:date="2018-12-13T22:18:00Z"/>
        </w:trPr>
        <w:tc>
          <w:tcPr>
            <w:tcW w:w="1255" w:type="dxa"/>
          </w:tcPr>
          <w:p w14:paraId="47226E34" w14:textId="1058A7F1" w:rsidR="00E420C4" w:rsidDel="004650A1" w:rsidRDefault="00E420C4" w:rsidP="00E420C4">
            <w:pPr>
              <w:rPr>
                <w:del w:id="727" w:author="adachi kento" w:date="2018-12-13T22:18:00Z"/>
              </w:rPr>
            </w:pPr>
            <w:del w:id="728" w:author="adachi kento" w:date="2018-12-13T22:18:00Z">
              <w:r w:rsidRPr="00BA5FC2" w:rsidDel="004650A1">
                <w:delText>XML</w:delText>
              </w:r>
              <w:bookmarkStart w:id="729" w:name="_Toc532506098"/>
              <w:bookmarkStart w:id="730" w:name="_Toc532506910"/>
              <w:bookmarkStart w:id="731" w:name="_Toc532507161"/>
              <w:bookmarkStart w:id="732" w:name="_Toc532507406"/>
              <w:bookmarkStart w:id="733" w:name="_Toc532507657"/>
              <w:bookmarkStart w:id="734" w:name="_Toc532507902"/>
              <w:bookmarkStart w:id="735" w:name="_Toc532508147"/>
              <w:bookmarkStart w:id="736" w:name="_Toc532510623"/>
              <w:bookmarkStart w:id="737" w:name="_Toc532516644"/>
              <w:bookmarkEnd w:id="729"/>
              <w:bookmarkEnd w:id="730"/>
              <w:bookmarkEnd w:id="731"/>
              <w:bookmarkEnd w:id="732"/>
              <w:bookmarkEnd w:id="733"/>
              <w:bookmarkEnd w:id="734"/>
              <w:bookmarkEnd w:id="735"/>
              <w:bookmarkEnd w:id="736"/>
              <w:bookmarkEnd w:id="737"/>
            </w:del>
          </w:p>
        </w:tc>
        <w:tc>
          <w:tcPr>
            <w:tcW w:w="720" w:type="dxa"/>
          </w:tcPr>
          <w:p w14:paraId="0EEA8D9F" w14:textId="1EBB52F0" w:rsidR="00E420C4" w:rsidDel="004650A1" w:rsidRDefault="00E420C4" w:rsidP="00E420C4">
            <w:pPr>
              <w:rPr>
                <w:del w:id="738" w:author="adachi kento" w:date="2018-12-13T22:18:00Z"/>
              </w:rPr>
            </w:pPr>
            <w:del w:id="739" w:author="adachi kento" w:date="2018-12-13T22:18:00Z">
              <w:r w:rsidRPr="00BA5FC2" w:rsidDel="004650A1">
                <w:delText>-</w:delText>
              </w:r>
              <w:bookmarkStart w:id="740" w:name="_Toc532506099"/>
              <w:bookmarkStart w:id="741" w:name="_Toc532506911"/>
              <w:bookmarkStart w:id="742" w:name="_Toc532507162"/>
              <w:bookmarkStart w:id="743" w:name="_Toc532507407"/>
              <w:bookmarkStart w:id="744" w:name="_Toc532507658"/>
              <w:bookmarkStart w:id="745" w:name="_Toc532507903"/>
              <w:bookmarkStart w:id="746" w:name="_Toc532508148"/>
              <w:bookmarkStart w:id="747" w:name="_Toc532510624"/>
              <w:bookmarkStart w:id="748" w:name="_Toc532516645"/>
              <w:bookmarkEnd w:id="740"/>
              <w:bookmarkEnd w:id="741"/>
              <w:bookmarkEnd w:id="742"/>
              <w:bookmarkEnd w:id="743"/>
              <w:bookmarkEnd w:id="744"/>
              <w:bookmarkEnd w:id="745"/>
              <w:bookmarkEnd w:id="746"/>
              <w:bookmarkEnd w:id="747"/>
              <w:bookmarkEnd w:id="748"/>
            </w:del>
          </w:p>
        </w:tc>
        <w:tc>
          <w:tcPr>
            <w:tcW w:w="6236" w:type="dxa"/>
          </w:tcPr>
          <w:p w14:paraId="5747C03D" w14:textId="536D843C" w:rsidR="00E420C4" w:rsidDel="004650A1" w:rsidRDefault="00E420C4" w:rsidP="00E420C4">
            <w:pPr>
              <w:rPr>
                <w:del w:id="749" w:author="adachi kento" w:date="2018-12-13T22:18:00Z"/>
              </w:rPr>
            </w:pPr>
            <w:del w:id="750" w:author="adachi kento" w:date="2018-12-13T22:18:00Z">
              <w:r w:rsidRPr="00BA5FC2" w:rsidDel="004650A1">
                <w:delText>Extensible Markup Language</w:delText>
              </w:r>
              <w:bookmarkStart w:id="751" w:name="_Toc532506100"/>
              <w:bookmarkStart w:id="752" w:name="_Toc532506912"/>
              <w:bookmarkStart w:id="753" w:name="_Toc532507163"/>
              <w:bookmarkStart w:id="754" w:name="_Toc532507408"/>
              <w:bookmarkStart w:id="755" w:name="_Toc532507659"/>
              <w:bookmarkStart w:id="756" w:name="_Toc532507904"/>
              <w:bookmarkStart w:id="757" w:name="_Toc532508149"/>
              <w:bookmarkStart w:id="758" w:name="_Toc532510625"/>
              <w:bookmarkStart w:id="759" w:name="_Toc532516646"/>
              <w:bookmarkEnd w:id="751"/>
              <w:bookmarkEnd w:id="752"/>
              <w:bookmarkEnd w:id="753"/>
              <w:bookmarkEnd w:id="754"/>
              <w:bookmarkEnd w:id="755"/>
              <w:bookmarkEnd w:id="756"/>
              <w:bookmarkEnd w:id="757"/>
              <w:bookmarkEnd w:id="758"/>
              <w:bookmarkEnd w:id="759"/>
            </w:del>
          </w:p>
        </w:tc>
        <w:bookmarkStart w:id="760" w:name="_Toc532506101"/>
        <w:bookmarkStart w:id="761" w:name="_Toc532506913"/>
        <w:bookmarkStart w:id="762" w:name="_Toc532507164"/>
        <w:bookmarkStart w:id="763" w:name="_Toc532507409"/>
        <w:bookmarkStart w:id="764" w:name="_Toc532507660"/>
        <w:bookmarkStart w:id="765" w:name="_Toc532507905"/>
        <w:bookmarkStart w:id="766" w:name="_Toc532508150"/>
        <w:bookmarkStart w:id="767" w:name="_Toc532510626"/>
        <w:bookmarkStart w:id="768" w:name="_Toc532516647"/>
        <w:bookmarkEnd w:id="760"/>
        <w:bookmarkEnd w:id="761"/>
        <w:bookmarkEnd w:id="762"/>
        <w:bookmarkEnd w:id="763"/>
        <w:bookmarkEnd w:id="764"/>
        <w:bookmarkEnd w:id="765"/>
        <w:bookmarkEnd w:id="766"/>
        <w:bookmarkEnd w:id="767"/>
        <w:bookmarkEnd w:id="768"/>
      </w:tr>
      <w:tr w:rsidR="00E420C4" w:rsidDel="004650A1" w14:paraId="70B5033C" w14:textId="6B74028B" w:rsidTr="00E420C4">
        <w:trPr>
          <w:del w:id="769" w:author="adachi kento" w:date="2018-12-13T22:18:00Z"/>
        </w:trPr>
        <w:tc>
          <w:tcPr>
            <w:tcW w:w="1255" w:type="dxa"/>
          </w:tcPr>
          <w:p w14:paraId="749A85C4" w14:textId="6775F0BB" w:rsidR="00E420C4" w:rsidDel="004650A1" w:rsidRDefault="00E420C4" w:rsidP="00E420C4">
            <w:pPr>
              <w:rPr>
                <w:del w:id="770" w:author="adachi kento" w:date="2018-12-13T22:18:00Z"/>
              </w:rPr>
            </w:pPr>
            <w:del w:id="771" w:author="adachi kento" w:date="2018-12-13T22:18:00Z">
              <w:r w:rsidRPr="00BA5FC2" w:rsidDel="004650A1">
                <w:delText>ANN</w:delText>
              </w:r>
              <w:bookmarkStart w:id="772" w:name="_Toc532506102"/>
              <w:bookmarkStart w:id="773" w:name="_Toc532506914"/>
              <w:bookmarkStart w:id="774" w:name="_Toc532507165"/>
              <w:bookmarkStart w:id="775" w:name="_Toc532507410"/>
              <w:bookmarkStart w:id="776" w:name="_Toc532507661"/>
              <w:bookmarkStart w:id="777" w:name="_Toc532507906"/>
              <w:bookmarkStart w:id="778" w:name="_Toc532508151"/>
              <w:bookmarkStart w:id="779" w:name="_Toc532510627"/>
              <w:bookmarkStart w:id="780" w:name="_Toc532516648"/>
              <w:bookmarkEnd w:id="772"/>
              <w:bookmarkEnd w:id="773"/>
              <w:bookmarkEnd w:id="774"/>
              <w:bookmarkEnd w:id="775"/>
              <w:bookmarkEnd w:id="776"/>
              <w:bookmarkEnd w:id="777"/>
              <w:bookmarkEnd w:id="778"/>
              <w:bookmarkEnd w:id="779"/>
              <w:bookmarkEnd w:id="780"/>
            </w:del>
          </w:p>
        </w:tc>
        <w:tc>
          <w:tcPr>
            <w:tcW w:w="720" w:type="dxa"/>
          </w:tcPr>
          <w:p w14:paraId="670AA4DD" w14:textId="694E406F" w:rsidR="00E420C4" w:rsidDel="004650A1" w:rsidRDefault="00E420C4" w:rsidP="00E420C4">
            <w:pPr>
              <w:rPr>
                <w:del w:id="781" w:author="adachi kento" w:date="2018-12-13T22:18:00Z"/>
              </w:rPr>
            </w:pPr>
            <w:del w:id="782" w:author="adachi kento" w:date="2018-12-13T22:18:00Z">
              <w:r w:rsidRPr="00BA5FC2" w:rsidDel="004650A1">
                <w:delText>-</w:delText>
              </w:r>
              <w:bookmarkStart w:id="783" w:name="_Toc532506103"/>
              <w:bookmarkStart w:id="784" w:name="_Toc532506915"/>
              <w:bookmarkStart w:id="785" w:name="_Toc532507166"/>
              <w:bookmarkStart w:id="786" w:name="_Toc532507411"/>
              <w:bookmarkStart w:id="787" w:name="_Toc532507662"/>
              <w:bookmarkStart w:id="788" w:name="_Toc532507907"/>
              <w:bookmarkStart w:id="789" w:name="_Toc532508152"/>
              <w:bookmarkStart w:id="790" w:name="_Toc532510628"/>
              <w:bookmarkStart w:id="791" w:name="_Toc532516649"/>
              <w:bookmarkEnd w:id="783"/>
              <w:bookmarkEnd w:id="784"/>
              <w:bookmarkEnd w:id="785"/>
              <w:bookmarkEnd w:id="786"/>
              <w:bookmarkEnd w:id="787"/>
              <w:bookmarkEnd w:id="788"/>
              <w:bookmarkEnd w:id="789"/>
              <w:bookmarkEnd w:id="790"/>
              <w:bookmarkEnd w:id="791"/>
            </w:del>
          </w:p>
        </w:tc>
        <w:tc>
          <w:tcPr>
            <w:tcW w:w="6236" w:type="dxa"/>
          </w:tcPr>
          <w:p w14:paraId="1E63AB72" w14:textId="0C1A63D1" w:rsidR="00E420C4" w:rsidDel="004650A1" w:rsidRDefault="00E420C4" w:rsidP="00E420C4">
            <w:pPr>
              <w:rPr>
                <w:del w:id="792" w:author="adachi kento" w:date="2018-12-13T22:18:00Z"/>
              </w:rPr>
            </w:pPr>
            <w:del w:id="793" w:author="adachi kento" w:date="2018-12-13T22:18:00Z">
              <w:r w:rsidRPr="00BA5FC2" w:rsidDel="004650A1">
                <w:delText>Artificial Neural Network</w:delText>
              </w:r>
              <w:bookmarkStart w:id="794" w:name="_Toc532506104"/>
              <w:bookmarkStart w:id="795" w:name="_Toc532506916"/>
              <w:bookmarkStart w:id="796" w:name="_Toc532507167"/>
              <w:bookmarkStart w:id="797" w:name="_Toc532507412"/>
              <w:bookmarkStart w:id="798" w:name="_Toc532507663"/>
              <w:bookmarkStart w:id="799" w:name="_Toc532507908"/>
              <w:bookmarkStart w:id="800" w:name="_Toc532508153"/>
              <w:bookmarkStart w:id="801" w:name="_Toc532510629"/>
              <w:bookmarkStart w:id="802" w:name="_Toc532516650"/>
              <w:bookmarkEnd w:id="794"/>
              <w:bookmarkEnd w:id="795"/>
              <w:bookmarkEnd w:id="796"/>
              <w:bookmarkEnd w:id="797"/>
              <w:bookmarkEnd w:id="798"/>
              <w:bookmarkEnd w:id="799"/>
              <w:bookmarkEnd w:id="800"/>
              <w:bookmarkEnd w:id="801"/>
              <w:bookmarkEnd w:id="802"/>
            </w:del>
          </w:p>
        </w:tc>
        <w:bookmarkStart w:id="803" w:name="_Toc532506105"/>
        <w:bookmarkStart w:id="804" w:name="_Toc532506917"/>
        <w:bookmarkStart w:id="805" w:name="_Toc532507168"/>
        <w:bookmarkStart w:id="806" w:name="_Toc532507413"/>
        <w:bookmarkStart w:id="807" w:name="_Toc532507664"/>
        <w:bookmarkStart w:id="808" w:name="_Toc532507909"/>
        <w:bookmarkStart w:id="809" w:name="_Toc532508154"/>
        <w:bookmarkStart w:id="810" w:name="_Toc532510630"/>
        <w:bookmarkStart w:id="811" w:name="_Toc532516651"/>
        <w:bookmarkEnd w:id="803"/>
        <w:bookmarkEnd w:id="804"/>
        <w:bookmarkEnd w:id="805"/>
        <w:bookmarkEnd w:id="806"/>
        <w:bookmarkEnd w:id="807"/>
        <w:bookmarkEnd w:id="808"/>
        <w:bookmarkEnd w:id="809"/>
        <w:bookmarkEnd w:id="810"/>
        <w:bookmarkEnd w:id="811"/>
      </w:tr>
      <w:tr w:rsidR="00E420C4" w:rsidDel="004650A1" w14:paraId="1D6EB749" w14:textId="27BC18FF" w:rsidTr="00E420C4">
        <w:trPr>
          <w:del w:id="812" w:author="adachi kento" w:date="2018-12-13T22:18:00Z"/>
        </w:trPr>
        <w:tc>
          <w:tcPr>
            <w:tcW w:w="1255" w:type="dxa"/>
          </w:tcPr>
          <w:p w14:paraId="6B4A184B" w14:textId="7BA4AFC7" w:rsidR="00E420C4" w:rsidDel="004650A1" w:rsidRDefault="00E420C4" w:rsidP="00E420C4">
            <w:pPr>
              <w:rPr>
                <w:del w:id="813" w:author="adachi kento" w:date="2018-12-13T22:18:00Z"/>
              </w:rPr>
            </w:pPr>
            <w:del w:id="814" w:author="adachi kento" w:date="2018-12-13T22:18:00Z">
              <w:r w:rsidRPr="00BA5FC2" w:rsidDel="004650A1">
                <w:delText>GA</w:delText>
              </w:r>
              <w:bookmarkStart w:id="815" w:name="_Toc532506106"/>
              <w:bookmarkStart w:id="816" w:name="_Toc532506918"/>
              <w:bookmarkStart w:id="817" w:name="_Toc532507169"/>
              <w:bookmarkStart w:id="818" w:name="_Toc532507414"/>
              <w:bookmarkStart w:id="819" w:name="_Toc532507665"/>
              <w:bookmarkStart w:id="820" w:name="_Toc532507910"/>
              <w:bookmarkStart w:id="821" w:name="_Toc532508155"/>
              <w:bookmarkStart w:id="822" w:name="_Toc532510631"/>
              <w:bookmarkStart w:id="823" w:name="_Toc532516652"/>
              <w:bookmarkEnd w:id="815"/>
              <w:bookmarkEnd w:id="816"/>
              <w:bookmarkEnd w:id="817"/>
              <w:bookmarkEnd w:id="818"/>
              <w:bookmarkEnd w:id="819"/>
              <w:bookmarkEnd w:id="820"/>
              <w:bookmarkEnd w:id="821"/>
              <w:bookmarkEnd w:id="822"/>
              <w:bookmarkEnd w:id="823"/>
            </w:del>
          </w:p>
        </w:tc>
        <w:tc>
          <w:tcPr>
            <w:tcW w:w="720" w:type="dxa"/>
          </w:tcPr>
          <w:p w14:paraId="1492ED0F" w14:textId="0C77CC33" w:rsidR="00E420C4" w:rsidDel="004650A1" w:rsidRDefault="00E420C4" w:rsidP="00E420C4">
            <w:pPr>
              <w:rPr>
                <w:del w:id="824" w:author="adachi kento" w:date="2018-12-13T22:18:00Z"/>
              </w:rPr>
            </w:pPr>
            <w:del w:id="825" w:author="adachi kento" w:date="2018-12-13T22:18:00Z">
              <w:r w:rsidRPr="00BA5FC2" w:rsidDel="004650A1">
                <w:delText>-</w:delText>
              </w:r>
              <w:bookmarkStart w:id="826" w:name="_Toc532506107"/>
              <w:bookmarkStart w:id="827" w:name="_Toc532506919"/>
              <w:bookmarkStart w:id="828" w:name="_Toc532507170"/>
              <w:bookmarkStart w:id="829" w:name="_Toc532507415"/>
              <w:bookmarkStart w:id="830" w:name="_Toc532507666"/>
              <w:bookmarkStart w:id="831" w:name="_Toc532507911"/>
              <w:bookmarkStart w:id="832" w:name="_Toc532508156"/>
              <w:bookmarkStart w:id="833" w:name="_Toc532510632"/>
              <w:bookmarkStart w:id="834" w:name="_Toc532516653"/>
              <w:bookmarkEnd w:id="826"/>
              <w:bookmarkEnd w:id="827"/>
              <w:bookmarkEnd w:id="828"/>
              <w:bookmarkEnd w:id="829"/>
              <w:bookmarkEnd w:id="830"/>
              <w:bookmarkEnd w:id="831"/>
              <w:bookmarkEnd w:id="832"/>
              <w:bookmarkEnd w:id="833"/>
              <w:bookmarkEnd w:id="834"/>
            </w:del>
          </w:p>
        </w:tc>
        <w:tc>
          <w:tcPr>
            <w:tcW w:w="6236" w:type="dxa"/>
          </w:tcPr>
          <w:p w14:paraId="639D1D02" w14:textId="65F29E9F" w:rsidR="00E420C4" w:rsidDel="004650A1" w:rsidRDefault="00E420C4" w:rsidP="00E420C4">
            <w:pPr>
              <w:rPr>
                <w:del w:id="835" w:author="adachi kento" w:date="2018-12-13T22:18:00Z"/>
              </w:rPr>
            </w:pPr>
            <w:del w:id="836" w:author="adachi kento" w:date="2018-12-13T22:18:00Z">
              <w:r w:rsidRPr="00BA5FC2" w:rsidDel="004650A1">
                <w:delText>Genetic Algorithm</w:delText>
              </w:r>
              <w:bookmarkStart w:id="837" w:name="_Toc532506108"/>
              <w:bookmarkStart w:id="838" w:name="_Toc532506920"/>
              <w:bookmarkStart w:id="839" w:name="_Toc532507171"/>
              <w:bookmarkStart w:id="840" w:name="_Toc532507416"/>
              <w:bookmarkStart w:id="841" w:name="_Toc532507667"/>
              <w:bookmarkStart w:id="842" w:name="_Toc532507912"/>
              <w:bookmarkStart w:id="843" w:name="_Toc532508157"/>
              <w:bookmarkStart w:id="844" w:name="_Toc532510633"/>
              <w:bookmarkStart w:id="845" w:name="_Toc532516654"/>
              <w:bookmarkEnd w:id="837"/>
              <w:bookmarkEnd w:id="838"/>
              <w:bookmarkEnd w:id="839"/>
              <w:bookmarkEnd w:id="840"/>
              <w:bookmarkEnd w:id="841"/>
              <w:bookmarkEnd w:id="842"/>
              <w:bookmarkEnd w:id="843"/>
              <w:bookmarkEnd w:id="844"/>
              <w:bookmarkEnd w:id="845"/>
            </w:del>
          </w:p>
        </w:tc>
        <w:bookmarkStart w:id="846" w:name="_Toc532506109"/>
        <w:bookmarkStart w:id="847" w:name="_Toc532506921"/>
        <w:bookmarkStart w:id="848" w:name="_Toc532507172"/>
        <w:bookmarkStart w:id="849" w:name="_Toc532507417"/>
        <w:bookmarkStart w:id="850" w:name="_Toc532507668"/>
        <w:bookmarkStart w:id="851" w:name="_Toc532507913"/>
        <w:bookmarkStart w:id="852" w:name="_Toc532508158"/>
        <w:bookmarkStart w:id="853" w:name="_Toc532510634"/>
        <w:bookmarkStart w:id="854" w:name="_Toc532516655"/>
        <w:bookmarkEnd w:id="846"/>
        <w:bookmarkEnd w:id="847"/>
        <w:bookmarkEnd w:id="848"/>
        <w:bookmarkEnd w:id="849"/>
        <w:bookmarkEnd w:id="850"/>
        <w:bookmarkEnd w:id="851"/>
        <w:bookmarkEnd w:id="852"/>
        <w:bookmarkEnd w:id="853"/>
        <w:bookmarkEnd w:id="854"/>
      </w:tr>
      <w:tr w:rsidR="00E420C4" w:rsidDel="004650A1" w14:paraId="2DABA216" w14:textId="4073C905" w:rsidTr="00E420C4">
        <w:trPr>
          <w:del w:id="855" w:author="adachi kento" w:date="2018-12-13T22:18:00Z"/>
        </w:trPr>
        <w:tc>
          <w:tcPr>
            <w:tcW w:w="1255" w:type="dxa"/>
          </w:tcPr>
          <w:p w14:paraId="3B7A3207" w14:textId="08AC6AEB" w:rsidR="00E420C4" w:rsidDel="004650A1" w:rsidRDefault="00E420C4" w:rsidP="00E420C4">
            <w:pPr>
              <w:rPr>
                <w:del w:id="856" w:author="adachi kento" w:date="2018-12-13T22:18:00Z"/>
              </w:rPr>
            </w:pPr>
            <w:del w:id="857" w:author="adachi kento" w:date="2018-12-13T22:18:00Z">
              <w:r w:rsidRPr="00BA5FC2" w:rsidDel="004650A1">
                <w:delText>PSO</w:delText>
              </w:r>
              <w:bookmarkStart w:id="858" w:name="_Toc532506110"/>
              <w:bookmarkStart w:id="859" w:name="_Toc532506922"/>
              <w:bookmarkStart w:id="860" w:name="_Toc532507173"/>
              <w:bookmarkStart w:id="861" w:name="_Toc532507418"/>
              <w:bookmarkStart w:id="862" w:name="_Toc532507669"/>
              <w:bookmarkStart w:id="863" w:name="_Toc532507914"/>
              <w:bookmarkStart w:id="864" w:name="_Toc532508159"/>
              <w:bookmarkStart w:id="865" w:name="_Toc532510635"/>
              <w:bookmarkStart w:id="866" w:name="_Toc532516656"/>
              <w:bookmarkEnd w:id="858"/>
              <w:bookmarkEnd w:id="859"/>
              <w:bookmarkEnd w:id="860"/>
              <w:bookmarkEnd w:id="861"/>
              <w:bookmarkEnd w:id="862"/>
              <w:bookmarkEnd w:id="863"/>
              <w:bookmarkEnd w:id="864"/>
              <w:bookmarkEnd w:id="865"/>
              <w:bookmarkEnd w:id="866"/>
            </w:del>
          </w:p>
        </w:tc>
        <w:tc>
          <w:tcPr>
            <w:tcW w:w="720" w:type="dxa"/>
          </w:tcPr>
          <w:p w14:paraId="59DE0D75" w14:textId="4A42B7DD" w:rsidR="00E420C4" w:rsidDel="004650A1" w:rsidRDefault="00E420C4" w:rsidP="00E420C4">
            <w:pPr>
              <w:rPr>
                <w:del w:id="867" w:author="adachi kento" w:date="2018-12-13T22:18:00Z"/>
              </w:rPr>
            </w:pPr>
            <w:del w:id="868" w:author="adachi kento" w:date="2018-12-13T22:18:00Z">
              <w:r w:rsidRPr="00BA5FC2" w:rsidDel="004650A1">
                <w:delText>-</w:delText>
              </w:r>
              <w:bookmarkStart w:id="869" w:name="_Toc532506111"/>
              <w:bookmarkStart w:id="870" w:name="_Toc532506923"/>
              <w:bookmarkStart w:id="871" w:name="_Toc532507174"/>
              <w:bookmarkStart w:id="872" w:name="_Toc532507419"/>
              <w:bookmarkStart w:id="873" w:name="_Toc532507670"/>
              <w:bookmarkStart w:id="874" w:name="_Toc532507915"/>
              <w:bookmarkStart w:id="875" w:name="_Toc532508160"/>
              <w:bookmarkStart w:id="876" w:name="_Toc532510636"/>
              <w:bookmarkStart w:id="877" w:name="_Toc532516657"/>
              <w:bookmarkEnd w:id="869"/>
              <w:bookmarkEnd w:id="870"/>
              <w:bookmarkEnd w:id="871"/>
              <w:bookmarkEnd w:id="872"/>
              <w:bookmarkEnd w:id="873"/>
              <w:bookmarkEnd w:id="874"/>
              <w:bookmarkEnd w:id="875"/>
              <w:bookmarkEnd w:id="876"/>
              <w:bookmarkEnd w:id="877"/>
            </w:del>
          </w:p>
        </w:tc>
        <w:tc>
          <w:tcPr>
            <w:tcW w:w="6236" w:type="dxa"/>
          </w:tcPr>
          <w:p w14:paraId="36B73651" w14:textId="65426D9B" w:rsidR="00E420C4" w:rsidDel="004650A1" w:rsidRDefault="00E420C4" w:rsidP="00E420C4">
            <w:pPr>
              <w:rPr>
                <w:del w:id="878" w:author="adachi kento" w:date="2018-12-13T22:18:00Z"/>
              </w:rPr>
            </w:pPr>
            <w:del w:id="879" w:author="adachi kento" w:date="2018-12-13T22:18:00Z">
              <w:r w:rsidRPr="00BA5FC2" w:rsidDel="004650A1">
                <w:delText>Particle Swarm Optimization</w:delText>
              </w:r>
              <w:bookmarkStart w:id="880" w:name="_Toc532506112"/>
              <w:bookmarkStart w:id="881" w:name="_Toc532506924"/>
              <w:bookmarkStart w:id="882" w:name="_Toc532507175"/>
              <w:bookmarkStart w:id="883" w:name="_Toc532507420"/>
              <w:bookmarkStart w:id="884" w:name="_Toc532507671"/>
              <w:bookmarkStart w:id="885" w:name="_Toc532507916"/>
              <w:bookmarkStart w:id="886" w:name="_Toc532508161"/>
              <w:bookmarkStart w:id="887" w:name="_Toc532510637"/>
              <w:bookmarkStart w:id="888" w:name="_Toc532516658"/>
              <w:bookmarkEnd w:id="880"/>
              <w:bookmarkEnd w:id="881"/>
              <w:bookmarkEnd w:id="882"/>
              <w:bookmarkEnd w:id="883"/>
              <w:bookmarkEnd w:id="884"/>
              <w:bookmarkEnd w:id="885"/>
              <w:bookmarkEnd w:id="886"/>
              <w:bookmarkEnd w:id="887"/>
              <w:bookmarkEnd w:id="888"/>
            </w:del>
          </w:p>
        </w:tc>
        <w:bookmarkStart w:id="889" w:name="_Toc532506113"/>
        <w:bookmarkStart w:id="890" w:name="_Toc532506925"/>
        <w:bookmarkStart w:id="891" w:name="_Toc532507176"/>
        <w:bookmarkStart w:id="892" w:name="_Toc532507421"/>
        <w:bookmarkStart w:id="893" w:name="_Toc532507672"/>
        <w:bookmarkStart w:id="894" w:name="_Toc532507917"/>
        <w:bookmarkStart w:id="895" w:name="_Toc532508162"/>
        <w:bookmarkStart w:id="896" w:name="_Toc532510638"/>
        <w:bookmarkStart w:id="897" w:name="_Toc532516659"/>
        <w:bookmarkEnd w:id="889"/>
        <w:bookmarkEnd w:id="890"/>
        <w:bookmarkEnd w:id="891"/>
        <w:bookmarkEnd w:id="892"/>
        <w:bookmarkEnd w:id="893"/>
        <w:bookmarkEnd w:id="894"/>
        <w:bookmarkEnd w:id="895"/>
        <w:bookmarkEnd w:id="896"/>
        <w:bookmarkEnd w:id="897"/>
      </w:tr>
      <w:tr w:rsidR="00E420C4" w:rsidDel="004650A1" w14:paraId="3A92FBCB" w14:textId="32E7E9FE" w:rsidTr="00E420C4">
        <w:trPr>
          <w:del w:id="898" w:author="adachi kento" w:date="2018-12-13T22:18:00Z"/>
        </w:trPr>
        <w:tc>
          <w:tcPr>
            <w:tcW w:w="1255" w:type="dxa"/>
          </w:tcPr>
          <w:p w14:paraId="2C75E59C" w14:textId="34F3AC5E" w:rsidR="00E420C4" w:rsidRPr="00BA5FC2" w:rsidDel="004650A1" w:rsidRDefault="00E420C4" w:rsidP="00E420C4">
            <w:pPr>
              <w:rPr>
                <w:del w:id="899" w:author="adachi kento" w:date="2018-12-13T22:18:00Z"/>
              </w:rPr>
            </w:pPr>
            <w:bookmarkStart w:id="900" w:name="_Toc532506114"/>
            <w:bookmarkStart w:id="901" w:name="_Toc532506926"/>
            <w:bookmarkStart w:id="902" w:name="_Toc532507177"/>
            <w:bookmarkStart w:id="903" w:name="_Toc532507422"/>
            <w:bookmarkStart w:id="904" w:name="_Toc532507673"/>
            <w:bookmarkStart w:id="905" w:name="_Toc532507918"/>
            <w:bookmarkStart w:id="906" w:name="_Toc532508163"/>
            <w:bookmarkStart w:id="907" w:name="_Toc532510639"/>
            <w:bookmarkStart w:id="908" w:name="_Toc532516660"/>
            <w:bookmarkEnd w:id="900"/>
            <w:bookmarkEnd w:id="901"/>
            <w:bookmarkEnd w:id="902"/>
            <w:bookmarkEnd w:id="903"/>
            <w:bookmarkEnd w:id="904"/>
            <w:bookmarkEnd w:id="905"/>
            <w:bookmarkEnd w:id="906"/>
            <w:bookmarkEnd w:id="907"/>
            <w:bookmarkEnd w:id="908"/>
          </w:p>
        </w:tc>
        <w:tc>
          <w:tcPr>
            <w:tcW w:w="720" w:type="dxa"/>
          </w:tcPr>
          <w:p w14:paraId="41F64D51" w14:textId="03286D0A" w:rsidR="00E420C4" w:rsidRPr="00BA5FC2" w:rsidDel="004650A1" w:rsidRDefault="00E420C4" w:rsidP="00E420C4">
            <w:pPr>
              <w:rPr>
                <w:del w:id="909" w:author="adachi kento" w:date="2018-12-13T22:18:00Z"/>
              </w:rPr>
            </w:pPr>
            <w:bookmarkStart w:id="910" w:name="_Toc532506115"/>
            <w:bookmarkStart w:id="911" w:name="_Toc532506927"/>
            <w:bookmarkStart w:id="912" w:name="_Toc532507178"/>
            <w:bookmarkStart w:id="913" w:name="_Toc532507423"/>
            <w:bookmarkStart w:id="914" w:name="_Toc532507674"/>
            <w:bookmarkStart w:id="915" w:name="_Toc532507919"/>
            <w:bookmarkStart w:id="916" w:name="_Toc532508164"/>
            <w:bookmarkStart w:id="917" w:name="_Toc532510640"/>
            <w:bookmarkStart w:id="918" w:name="_Toc532516661"/>
            <w:bookmarkEnd w:id="910"/>
            <w:bookmarkEnd w:id="911"/>
            <w:bookmarkEnd w:id="912"/>
            <w:bookmarkEnd w:id="913"/>
            <w:bookmarkEnd w:id="914"/>
            <w:bookmarkEnd w:id="915"/>
            <w:bookmarkEnd w:id="916"/>
            <w:bookmarkEnd w:id="917"/>
            <w:bookmarkEnd w:id="918"/>
          </w:p>
        </w:tc>
        <w:tc>
          <w:tcPr>
            <w:tcW w:w="6236" w:type="dxa"/>
          </w:tcPr>
          <w:p w14:paraId="2100E662" w14:textId="40EBD8C6" w:rsidR="00E420C4" w:rsidRPr="00BA5FC2" w:rsidDel="004650A1" w:rsidRDefault="00E420C4" w:rsidP="00E420C4">
            <w:pPr>
              <w:rPr>
                <w:del w:id="919" w:author="adachi kento" w:date="2018-12-13T22:18:00Z"/>
              </w:rPr>
            </w:pPr>
            <w:bookmarkStart w:id="920" w:name="_Toc532506116"/>
            <w:bookmarkStart w:id="921" w:name="_Toc532506928"/>
            <w:bookmarkStart w:id="922" w:name="_Toc532507179"/>
            <w:bookmarkStart w:id="923" w:name="_Toc532507424"/>
            <w:bookmarkStart w:id="924" w:name="_Toc532507675"/>
            <w:bookmarkStart w:id="925" w:name="_Toc532507920"/>
            <w:bookmarkStart w:id="926" w:name="_Toc532508165"/>
            <w:bookmarkStart w:id="927" w:name="_Toc532510641"/>
            <w:bookmarkStart w:id="928" w:name="_Toc532516662"/>
            <w:bookmarkEnd w:id="920"/>
            <w:bookmarkEnd w:id="921"/>
            <w:bookmarkEnd w:id="922"/>
            <w:bookmarkEnd w:id="923"/>
            <w:bookmarkEnd w:id="924"/>
            <w:bookmarkEnd w:id="925"/>
            <w:bookmarkEnd w:id="926"/>
            <w:bookmarkEnd w:id="927"/>
            <w:bookmarkEnd w:id="928"/>
          </w:p>
        </w:tc>
        <w:bookmarkStart w:id="929" w:name="_Toc532506117"/>
        <w:bookmarkStart w:id="930" w:name="_Toc532506929"/>
        <w:bookmarkStart w:id="931" w:name="_Toc532507180"/>
        <w:bookmarkStart w:id="932" w:name="_Toc532507425"/>
        <w:bookmarkStart w:id="933" w:name="_Toc532507676"/>
        <w:bookmarkStart w:id="934" w:name="_Toc532507921"/>
        <w:bookmarkStart w:id="935" w:name="_Toc532508166"/>
        <w:bookmarkStart w:id="936" w:name="_Toc532510642"/>
        <w:bookmarkStart w:id="937" w:name="_Toc532516663"/>
        <w:bookmarkEnd w:id="929"/>
        <w:bookmarkEnd w:id="930"/>
        <w:bookmarkEnd w:id="931"/>
        <w:bookmarkEnd w:id="932"/>
        <w:bookmarkEnd w:id="933"/>
        <w:bookmarkEnd w:id="934"/>
        <w:bookmarkEnd w:id="935"/>
        <w:bookmarkEnd w:id="936"/>
        <w:bookmarkEnd w:id="937"/>
      </w:tr>
      <w:tr w:rsidR="00E420C4" w:rsidDel="004650A1" w14:paraId="51A279CB" w14:textId="389AD45D" w:rsidTr="00E420C4">
        <w:trPr>
          <w:del w:id="938" w:author="adachi kento" w:date="2018-12-13T22:18:00Z"/>
        </w:trPr>
        <w:tc>
          <w:tcPr>
            <w:tcW w:w="1255" w:type="dxa"/>
          </w:tcPr>
          <w:p w14:paraId="33D26B72" w14:textId="06087963" w:rsidR="00E420C4" w:rsidRPr="00BA5FC2" w:rsidDel="004650A1" w:rsidRDefault="00E420C4" w:rsidP="00E420C4">
            <w:pPr>
              <w:rPr>
                <w:del w:id="939" w:author="adachi kento" w:date="2018-12-13T22:18:00Z"/>
              </w:rPr>
            </w:pPr>
            <w:bookmarkStart w:id="940" w:name="_Toc532506118"/>
            <w:bookmarkStart w:id="941" w:name="_Toc532506930"/>
            <w:bookmarkStart w:id="942" w:name="_Toc532507181"/>
            <w:bookmarkStart w:id="943" w:name="_Toc532507426"/>
            <w:bookmarkStart w:id="944" w:name="_Toc532507677"/>
            <w:bookmarkStart w:id="945" w:name="_Toc532507922"/>
            <w:bookmarkStart w:id="946" w:name="_Toc532508167"/>
            <w:bookmarkStart w:id="947" w:name="_Toc532510643"/>
            <w:bookmarkStart w:id="948" w:name="_Toc532516664"/>
            <w:bookmarkEnd w:id="940"/>
            <w:bookmarkEnd w:id="941"/>
            <w:bookmarkEnd w:id="942"/>
            <w:bookmarkEnd w:id="943"/>
            <w:bookmarkEnd w:id="944"/>
            <w:bookmarkEnd w:id="945"/>
            <w:bookmarkEnd w:id="946"/>
            <w:bookmarkEnd w:id="947"/>
            <w:bookmarkEnd w:id="948"/>
          </w:p>
        </w:tc>
        <w:tc>
          <w:tcPr>
            <w:tcW w:w="720" w:type="dxa"/>
          </w:tcPr>
          <w:p w14:paraId="2A70BFF2" w14:textId="0E2582B7" w:rsidR="00E420C4" w:rsidRPr="00BA5FC2" w:rsidDel="004650A1" w:rsidRDefault="00E420C4" w:rsidP="00E420C4">
            <w:pPr>
              <w:rPr>
                <w:del w:id="949" w:author="adachi kento" w:date="2018-12-13T22:18:00Z"/>
              </w:rPr>
            </w:pPr>
            <w:bookmarkStart w:id="950" w:name="_Toc532506119"/>
            <w:bookmarkStart w:id="951" w:name="_Toc532506931"/>
            <w:bookmarkStart w:id="952" w:name="_Toc532507182"/>
            <w:bookmarkStart w:id="953" w:name="_Toc532507427"/>
            <w:bookmarkStart w:id="954" w:name="_Toc532507678"/>
            <w:bookmarkStart w:id="955" w:name="_Toc532507923"/>
            <w:bookmarkStart w:id="956" w:name="_Toc532508168"/>
            <w:bookmarkStart w:id="957" w:name="_Toc532510644"/>
            <w:bookmarkStart w:id="958" w:name="_Toc532516665"/>
            <w:bookmarkEnd w:id="950"/>
            <w:bookmarkEnd w:id="951"/>
            <w:bookmarkEnd w:id="952"/>
            <w:bookmarkEnd w:id="953"/>
            <w:bookmarkEnd w:id="954"/>
            <w:bookmarkEnd w:id="955"/>
            <w:bookmarkEnd w:id="956"/>
            <w:bookmarkEnd w:id="957"/>
            <w:bookmarkEnd w:id="958"/>
          </w:p>
        </w:tc>
        <w:tc>
          <w:tcPr>
            <w:tcW w:w="6236" w:type="dxa"/>
          </w:tcPr>
          <w:p w14:paraId="42805DFD" w14:textId="50145F5A" w:rsidR="00E420C4" w:rsidRPr="00BA5FC2" w:rsidDel="004650A1" w:rsidRDefault="00E420C4" w:rsidP="00E420C4">
            <w:pPr>
              <w:rPr>
                <w:del w:id="959" w:author="adachi kento" w:date="2018-12-13T22:18:00Z"/>
              </w:rPr>
            </w:pPr>
            <w:bookmarkStart w:id="960" w:name="_Toc532506120"/>
            <w:bookmarkStart w:id="961" w:name="_Toc532506932"/>
            <w:bookmarkStart w:id="962" w:name="_Toc532507183"/>
            <w:bookmarkStart w:id="963" w:name="_Toc532507428"/>
            <w:bookmarkStart w:id="964" w:name="_Toc532507679"/>
            <w:bookmarkStart w:id="965" w:name="_Toc532507924"/>
            <w:bookmarkStart w:id="966" w:name="_Toc532508169"/>
            <w:bookmarkStart w:id="967" w:name="_Toc532510645"/>
            <w:bookmarkStart w:id="968" w:name="_Toc532516666"/>
            <w:bookmarkEnd w:id="960"/>
            <w:bookmarkEnd w:id="961"/>
            <w:bookmarkEnd w:id="962"/>
            <w:bookmarkEnd w:id="963"/>
            <w:bookmarkEnd w:id="964"/>
            <w:bookmarkEnd w:id="965"/>
            <w:bookmarkEnd w:id="966"/>
            <w:bookmarkEnd w:id="967"/>
            <w:bookmarkEnd w:id="968"/>
          </w:p>
        </w:tc>
        <w:bookmarkStart w:id="969" w:name="_Toc532506121"/>
        <w:bookmarkStart w:id="970" w:name="_Toc532506933"/>
        <w:bookmarkStart w:id="971" w:name="_Toc532507184"/>
        <w:bookmarkStart w:id="972" w:name="_Toc532507429"/>
        <w:bookmarkStart w:id="973" w:name="_Toc532507680"/>
        <w:bookmarkStart w:id="974" w:name="_Toc532507925"/>
        <w:bookmarkStart w:id="975" w:name="_Toc532508170"/>
        <w:bookmarkStart w:id="976" w:name="_Toc532510646"/>
        <w:bookmarkStart w:id="977" w:name="_Toc532516667"/>
        <w:bookmarkEnd w:id="969"/>
        <w:bookmarkEnd w:id="970"/>
        <w:bookmarkEnd w:id="971"/>
        <w:bookmarkEnd w:id="972"/>
        <w:bookmarkEnd w:id="973"/>
        <w:bookmarkEnd w:id="974"/>
        <w:bookmarkEnd w:id="975"/>
        <w:bookmarkEnd w:id="976"/>
        <w:bookmarkEnd w:id="977"/>
      </w:tr>
      <w:tr w:rsidR="00E420C4" w:rsidDel="004650A1" w14:paraId="17B59F18" w14:textId="288BFA16" w:rsidTr="00E420C4">
        <w:trPr>
          <w:del w:id="978" w:author="adachi kento" w:date="2018-12-13T22:18:00Z"/>
        </w:trPr>
        <w:tc>
          <w:tcPr>
            <w:tcW w:w="1255" w:type="dxa"/>
          </w:tcPr>
          <w:p w14:paraId="61273424" w14:textId="26D1D75E" w:rsidR="00E420C4" w:rsidRPr="00BA5FC2" w:rsidDel="004650A1" w:rsidRDefault="00E420C4" w:rsidP="00E420C4">
            <w:pPr>
              <w:rPr>
                <w:del w:id="979" w:author="adachi kento" w:date="2018-12-13T22:18:00Z"/>
              </w:rPr>
            </w:pPr>
            <w:bookmarkStart w:id="980" w:name="_Toc532506122"/>
            <w:bookmarkStart w:id="981" w:name="_Toc532506934"/>
            <w:bookmarkStart w:id="982" w:name="_Toc532507185"/>
            <w:bookmarkStart w:id="983" w:name="_Toc532507430"/>
            <w:bookmarkStart w:id="984" w:name="_Toc532507681"/>
            <w:bookmarkStart w:id="985" w:name="_Toc532507926"/>
            <w:bookmarkStart w:id="986" w:name="_Toc532508171"/>
            <w:bookmarkStart w:id="987" w:name="_Toc532510647"/>
            <w:bookmarkStart w:id="988" w:name="_Toc532516668"/>
            <w:bookmarkEnd w:id="980"/>
            <w:bookmarkEnd w:id="981"/>
            <w:bookmarkEnd w:id="982"/>
            <w:bookmarkEnd w:id="983"/>
            <w:bookmarkEnd w:id="984"/>
            <w:bookmarkEnd w:id="985"/>
            <w:bookmarkEnd w:id="986"/>
            <w:bookmarkEnd w:id="987"/>
            <w:bookmarkEnd w:id="988"/>
          </w:p>
        </w:tc>
        <w:tc>
          <w:tcPr>
            <w:tcW w:w="720" w:type="dxa"/>
          </w:tcPr>
          <w:p w14:paraId="38082949" w14:textId="5B3FF3FC" w:rsidR="00E420C4" w:rsidRPr="00BA5FC2" w:rsidDel="004650A1" w:rsidRDefault="00E420C4" w:rsidP="00E420C4">
            <w:pPr>
              <w:rPr>
                <w:del w:id="989" w:author="adachi kento" w:date="2018-12-13T22:18:00Z"/>
              </w:rPr>
            </w:pPr>
            <w:bookmarkStart w:id="990" w:name="_Toc532506123"/>
            <w:bookmarkStart w:id="991" w:name="_Toc532506935"/>
            <w:bookmarkStart w:id="992" w:name="_Toc532507186"/>
            <w:bookmarkStart w:id="993" w:name="_Toc532507431"/>
            <w:bookmarkStart w:id="994" w:name="_Toc532507682"/>
            <w:bookmarkStart w:id="995" w:name="_Toc532507927"/>
            <w:bookmarkStart w:id="996" w:name="_Toc532508172"/>
            <w:bookmarkStart w:id="997" w:name="_Toc532510648"/>
            <w:bookmarkStart w:id="998" w:name="_Toc532516669"/>
            <w:bookmarkEnd w:id="990"/>
            <w:bookmarkEnd w:id="991"/>
            <w:bookmarkEnd w:id="992"/>
            <w:bookmarkEnd w:id="993"/>
            <w:bookmarkEnd w:id="994"/>
            <w:bookmarkEnd w:id="995"/>
            <w:bookmarkEnd w:id="996"/>
            <w:bookmarkEnd w:id="997"/>
            <w:bookmarkEnd w:id="998"/>
          </w:p>
        </w:tc>
        <w:tc>
          <w:tcPr>
            <w:tcW w:w="6236" w:type="dxa"/>
          </w:tcPr>
          <w:p w14:paraId="2C24B80D" w14:textId="3F7FE549" w:rsidR="00E420C4" w:rsidRPr="00BA5FC2" w:rsidDel="004650A1" w:rsidRDefault="00E420C4" w:rsidP="00E420C4">
            <w:pPr>
              <w:rPr>
                <w:del w:id="999" w:author="adachi kento" w:date="2018-12-13T22:18:00Z"/>
              </w:rPr>
            </w:pPr>
            <w:bookmarkStart w:id="1000" w:name="_Toc532506124"/>
            <w:bookmarkStart w:id="1001" w:name="_Toc532506936"/>
            <w:bookmarkStart w:id="1002" w:name="_Toc532507187"/>
            <w:bookmarkStart w:id="1003" w:name="_Toc532507432"/>
            <w:bookmarkStart w:id="1004" w:name="_Toc532507683"/>
            <w:bookmarkStart w:id="1005" w:name="_Toc532507928"/>
            <w:bookmarkStart w:id="1006" w:name="_Toc532508173"/>
            <w:bookmarkStart w:id="1007" w:name="_Toc532510649"/>
            <w:bookmarkStart w:id="1008" w:name="_Toc532516670"/>
            <w:bookmarkEnd w:id="1000"/>
            <w:bookmarkEnd w:id="1001"/>
            <w:bookmarkEnd w:id="1002"/>
            <w:bookmarkEnd w:id="1003"/>
            <w:bookmarkEnd w:id="1004"/>
            <w:bookmarkEnd w:id="1005"/>
            <w:bookmarkEnd w:id="1006"/>
            <w:bookmarkEnd w:id="1007"/>
            <w:bookmarkEnd w:id="1008"/>
          </w:p>
        </w:tc>
        <w:bookmarkStart w:id="1009" w:name="_Toc532506125"/>
        <w:bookmarkStart w:id="1010" w:name="_Toc532506937"/>
        <w:bookmarkStart w:id="1011" w:name="_Toc532507188"/>
        <w:bookmarkStart w:id="1012" w:name="_Toc532507433"/>
        <w:bookmarkStart w:id="1013" w:name="_Toc532507684"/>
        <w:bookmarkStart w:id="1014" w:name="_Toc532507929"/>
        <w:bookmarkStart w:id="1015" w:name="_Toc532508174"/>
        <w:bookmarkStart w:id="1016" w:name="_Toc532510650"/>
        <w:bookmarkStart w:id="1017" w:name="_Toc532516671"/>
        <w:bookmarkEnd w:id="1009"/>
        <w:bookmarkEnd w:id="1010"/>
        <w:bookmarkEnd w:id="1011"/>
        <w:bookmarkEnd w:id="1012"/>
        <w:bookmarkEnd w:id="1013"/>
        <w:bookmarkEnd w:id="1014"/>
        <w:bookmarkEnd w:id="1015"/>
        <w:bookmarkEnd w:id="1016"/>
        <w:bookmarkEnd w:id="1017"/>
      </w:tr>
      <w:tr w:rsidR="00E420C4" w:rsidDel="004650A1" w14:paraId="06F82E54" w14:textId="55903B89" w:rsidTr="00E420C4">
        <w:trPr>
          <w:del w:id="1018" w:author="adachi kento" w:date="2018-12-13T22:18:00Z"/>
        </w:trPr>
        <w:tc>
          <w:tcPr>
            <w:tcW w:w="1255" w:type="dxa"/>
          </w:tcPr>
          <w:p w14:paraId="2DA5236D" w14:textId="1D05EC4B" w:rsidR="00E420C4" w:rsidRPr="00BA5FC2" w:rsidDel="004650A1" w:rsidRDefault="00E420C4" w:rsidP="00E420C4">
            <w:pPr>
              <w:rPr>
                <w:del w:id="1019" w:author="adachi kento" w:date="2018-12-13T22:18:00Z"/>
              </w:rPr>
            </w:pPr>
            <w:bookmarkStart w:id="1020" w:name="_Toc532506126"/>
            <w:bookmarkStart w:id="1021" w:name="_Toc532506938"/>
            <w:bookmarkStart w:id="1022" w:name="_Toc532507189"/>
            <w:bookmarkStart w:id="1023" w:name="_Toc532507434"/>
            <w:bookmarkStart w:id="1024" w:name="_Toc532507685"/>
            <w:bookmarkStart w:id="1025" w:name="_Toc532507930"/>
            <w:bookmarkStart w:id="1026" w:name="_Toc532508175"/>
            <w:bookmarkStart w:id="1027" w:name="_Toc532510651"/>
            <w:bookmarkStart w:id="1028" w:name="_Toc532516672"/>
            <w:bookmarkEnd w:id="1020"/>
            <w:bookmarkEnd w:id="1021"/>
            <w:bookmarkEnd w:id="1022"/>
            <w:bookmarkEnd w:id="1023"/>
            <w:bookmarkEnd w:id="1024"/>
            <w:bookmarkEnd w:id="1025"/>
            <w:bookmarkEnd w:id="1026"/>
            <w:bookmarkEnd w:id="1027"/>
            <w:bookmarkEnd w:id="1028"/>
          </w:p>
        </w:tc>
        <w:tc>
          <w:tcPr>
            <w:tcW w:w="720" w:type="dxa"/>
          </w:tcPr>
          <w:p w14:paraId="334CDFEB" w14:textId="0746CBF9" w:rsidR="00E420C4" w:rsidRPr="00BA5FC2" w:rsidDel="004650A1" w:rsidRDefault="00E420C4" w:rsidP="00E420C4">
            <w:pPr>
              <w:rPr>
                <w:del w:id="1029" w:author="adachi kento" w:date="2018-12-13T22:18:00Z"/>
              </w:rPr>
            </w:pPr>
            <w:bookmarkStart w:id="1030" w:name="_Toc532506127"/>
            <w:bookmarkStart w:id="1031" w:name="_Toc532506939"/>
            <w:bookmarkStart w:id="1032" w:name="_Toc532507190"/>
            <w:bookmarkStart w:id="1033" w:name="_Toc532507435"/>
            <w:bookmarkStart w:id="1034" w:name="_Toc532507686"/>
            <w:bookmarkStart w:id="1035" w:name="_Toc532507931"/>
            <w:bookmarkStart w:id="1036" w:name="_Toc532508176"/>
            <w:bookmarkStart w:id="1037" w:name="_Toc532510652"/>
            <w:bookmarkStart w:id="1038" w:name="_Toc532516673"/>
            <w:bookmarkEnd w:id="1030"/>
            <w:bookmarkEnd w:id="1031"/>
            <w:bookmarkEnd w:id="1032"/>
            <w:bookmarkEnd w:id="1033"/>
            <w:bookmarkEnd w:id="1034"/>
            <w:bookmarkEnd w:id="1035"/>
            <w:bookmarkEnd w:id="1036"/>
            <w:bookmarkEnd w:id="1037"/>
            <w:bookmarkEnd w:id="1038"/>
          </w:p>
        </w:tc>
        <w:tc>
          <w:tcPr>
            <w:tcW w:w="6236" w:type="dxa"/>
          </w:tcPr>
          <w:p w14:paraId="2737139D" w14:textId="420BB0F3" w:rsidR="00E420C4" w:rsidRPr="00BA5FC2" w:rsidDel="004650A1" w:rsidRDefault="00E420C4" w:rsidP="00E420C4">
            <w:pPr>
              <w:rPr>
                <w:del w:id="1039" w:author="adachi kento" w:date="2018-12-13T22:18:00Z"/>
              </w:rPr>
            </w:pPr>
            <w:bookmarkStart w:id="1040" w:name="_Toc532506128"/>
            <w:bookmarkStart w:id="1041" w:name="_Toc532506940"/>
            <w:bookmarkStart w:id="1042" w:name="_Toc532507191"/>
            <w:bookmarkStart w:id="1043" w:name="_Toc532507436"/>
            <w:bookmarkStart w:id="1044" w:name="_Toc532507687"/>
            <w:bookmarkStart w:id="1045" w:name="_Toc532507932"/>
            <w:bookmarkStart w:id="1046" w:name="_Toc532508177"/>
            <w:bookmarkStart w:id="1047" w:name="_Toc532510653"/>
            <w:bookmarkStart w:id="1048" w:name="_Toc532516674"/>
            <w:bookmarkEnd w:id="1040"/>
            <w:bookmarkEnd w:id="1041"/>
            <w:bookmarkEnd w:id="1042"/>
            <w:bookmarkEnd w:id="1043"/>
            <w:bookmarkEnd w:id="1044"/>
            <w:bookmarkEnd w:id="1045"/>
            <w:bookmarkEnd w:id="1046"/>
            <w:bookmarkEnd w:id="1047"/>
            <w:bookmarkEnd w:id="1048"/>
          </w:p>
        </w:tc>
        <w:bookmarkStart w:id="1049" w:name="_Toc532506129"/>
        <w:bookmarkStart w:id="1050" w:name="_Toc532506941"/>
        <w:bookmarkStart w:id="1051" w:name="_Toc532507192"/>
        <w:bookmarkStart w:id="1052" w:name="_Toc532507437"/>
        <w:bookmarkStart w:id="1053" w:name="_Toc532507688"/>
        <w:bookmarkStart w:id="1054" w:name="_Toc532507933"/>
        <w:bookmarkStart w:id="1055" w:name="_Toc532508178"/>
        <w:bookmarkStart w:id="1056" w:name="_Toc532510654"/>
        <w:bookmarkStart w:id="1057" w:name="_Toc532516675"/>
        <w:bookmarkEnd w:id="1049"/>
        <w:bookmarkEnd w:id="1050"/>
        <w:bookmarkEnd w:id="1051"/>
        <w:bookmarkEnd w:id="1052"/>
        <w:bookmarkEnd w:id="1053"/>
        <w:bookmarkEnd w:id="1054"/>
        <w:bookmarkEnd w:id="1055"/>
        <w:bookmarkEnd w:id="1056"/>
        <w:bookmarkEnd w:id="1057"/>
      </w:tr>
      <w:tr w:rsidR="00E420C4" w:rsidDel="004650A1" w14:paraId="4DB33BBF" w14:textId="72FA36B8" w:rsidTr="00E420C4">
        <w:trPr>
          <w:del w:id="1058" w:author="adachi kento" w:date="2018-12-13T22:18:00Z"/>
        </w:trPr>
        <w:tc>
          <w:tcPr>
            <w:tcW w:w="1255" w:type="dxa"/>
          </w:tcPr>
          <w:p w14:paraId="7A15FA25" w14:textId="1948C7C5" w:rsidR="00E420C4" w:rsidRPr="00BA5FC2" w:rsidDel="004650A1" w:rsidRDefault="00E420C4" w:rsidP="00E420C4">
            <w:pPr>
              <w:rPr>
                <w:del w:id="1059" w:author="adachi kento" w:date="2018-12-13T22:18:00Z"/>
              </w:rPr>
            </w:pPr>
            <w:bookmarkStart w:id="1060" w:name="_Toc532506130"/>
            <w:bookmarkStart w:id="1061" w:name="_Toc532506942"/>
            <w:bookmarkStart w:id="1062" w:name="_Toc532507193"/>
            <w:bookmarkStart w:id="1063" w:name="_Toc532507438"/>
            <w:bookmarkStart w:id="1064" w:name="_Toc532507689"/>
            <w:bookmarkStart w:id="1065" w:name="_Toc532507934"/>
            <w:bookmarkStart w:id="1066" w:name="_Toc532508179"/>
            <w:bookmarkStart w:id="1067" w:name="_Toc532510655"/>
            <w:bookmarkStart w:id="1068" w:name="_Toc532516676"/>
            <w:bookmarkEnd w:id="1060"/>
            <w:bookmarkEnd w:id="1061"/>
            <w:bookmarkEnd w:id="1062"/>
            <w:bookmarkEnd w:id="1063"/>
            <w:bookmarkEnd w:id="1064"/>
            <w:bookmarkEnd w:id="1065"/>
            <w:bookmarkEnd w:id="1066"/>
            <w:bookmarkEnd w:id="1067"/>
            <w:bookmarkEnd w:id="1068"/>
          </w:p>
        </w:tc>
        <w:tc>
          <w:tcPr>
            <w:tcW w:w="720" w:type="dxa"/>
          </w:tcPr>
          <w:p w14:paraId="382A4F09" w14:textId="1824919B" w:rsidR="00E420C4" w:rsidRPr="00BA5FC2" w:rsidDel="004650A1" w:rsidRDefault="00E420C4" w:rsidP="00E420C4">
            <w:pPr>
              <w:rPr>
                <w:del w:id="1069" w:author="adachi kento" w:date="2018-12-13T22:18:00Z"/>
              </w:rPr>
            </w:pPr>
            <w:bookmarkStart w:id="1070" w:name="_Toc532506131"/>
            <w:bookmarkStart w:id="1071" w:name="_Toc532506943"/>
            <w:bookmarkStart w:id="1072" w:name="_Toc532507194"/>
            <w:bookmarkStart w:id="1073" w:name="_Toc532507439"/>
            <w:bookmarkStart w:id="1074" w:name="_Toc532507690"/>
            <w:bookmarkStart w:id="1075" w:name="_Toc532507935"/>
            <w:bookmarkStart w:id="1076" w:name="_Toc532508180"/>
            <w:bookmarkStart w:id="1077" w:name="_Toc532510656"/>
            <w:bookmarkStart w:id="1078" w:name="_Toc532516677"/>
            <w:bookmarkEnd w:id="1070"/>
            <w:bookmarkEnd w:id="1071"/>
            <w:bookmarkEnd w:id="1072"/>
            <w:bookmarkEnd w:id="1073"/>
            <w:bookmarkEnd w:id="1074"/>
            <w:bookmarkEnd w:id="1075"/>
            <w:bookmarkEnd w:id="1076"/>
            <w:bookmarkEnd w:id="1077"/>
            <w:bookmarkEnd w:id="1078"/>
          </w:p>
        </w:tc>
        <w:tc>
          <w:tcPr>
            <w:tcW w:w="6236" w:type="dxa"/>
          </w:tcPr>
          <w:p w14:paraId="4A26CDD5" w14:textId="4DF2B442" w:rsidR="00E420C4" w:rsidRPr="00BA5FC2" w:rsidDel="004650A1" w:rsidRDefault="00E420C4" w:rsidP="00E420C4">
            <w:pPr>
              <w:rPr>
                <w:del w:id="1079" w:author="adachi kento" w:date="2018-12-13T22:18:00Z"/>
              </w:rPr>
            </w:pPr>
            <w:bookmarkStart w:id="1080" w:name="_Toc532506132"/>
            <w:bookmarkStart w:id="1081" w:name="_Toc532506944"/>
            <w:bookmarkStart w:id="1082" w:name="_Toc532507195"/>
            <w:bookmarkStart w:id="1083" w:name="_Toc532507440"/>
            <w:bookmarkStart w:id="1084" w:name="_Toc532507691"/>
            <w:bookmarkStart w:id="1085" w:name="_Toc532507936"/>
            <w:bookmarkStart w:id="1086" w:name="_Toc532508181"/>
            <w:bookmarkStart w:id="1087" w:name="_Toc532510657"/>
            <w:bookmarkStart w:id="1088" w:name="_Toc532516678"/>
            <w:bookmarkEnd w:id="1080"/>
            <w:bookmarkEnd w:id="1081"/>
            <w:bookmarkEnd w:id="1082"/>
            <w:bookmarkEnd w:id="1083"/>
            <w:bookmarkEnd w:id="1084"/>
            <w:bookmarkEnd w:id="1085"/>
            <w:bookmarkEnd w:id="1086"/>
            <w:bookmarkEnd w:id="1087"/>
            <w:bookmarkEnd w:id="1088"/>
          </w:p>
        </w:tc>
        <w:bookmarkStart w:id="1089" w:name="_Toc532506133"/>
        <w:bookmarkStart w:id="1090" w:name="_Toc532506945"/>
        <w:bookmarkStart w:id="1091" w:name="_Toc532507196"/>
        <w:bookmarkStart w:id="1092" w:name="_Toc532507441"/>
        <w:bookmarkStart w:id="1093" w:name="_Toc532507692"/>
        <w:bookmarkStart w:id="1094" w:name="_Toc532507937"/>
        <w:bookmarkStart w:id="1095" w:name="_Toc532508182"/>
        <w:bookmarkStart w:id="1096" w:name="_Toc532510658"/>
        <w:bookmarkStart w:id="1097" w:name="_Toc532516679"/>
        <w:bookmarkEnd w:id="1089"/>
        <w:bookmarkEnd w:id="1090"/>
        <w:bookmarkEnd w:id="1091"/>
        <w:bookmarkEnd w:id="1092"/>
        <w:bookmarkEnd w:id="1093"/>
        <w:bookmarkEnd w:id="1094"/>
        <w:bookmarkEnd w:id="1095"/>
        <w:bookmarkEnd w:id="1096"/>
        <w:bookmarkEnd w:id="1097"/>
      </w:tr>
      <w:tr w:rsidR="00E420C4" w:rsidDel="004650A1" w14:paraId="75F6DF50" w14:textId="0456232C" w:rsidTr="00E420C4">
        <w:trPr>
          <w:del w:id="1098" w:author="adachi kento" w:date="2018-12-13T22:18:00Z"/>
        </w:trPr>
        <w:tc>
          <w:tcPr>
            <w:tcW w:w="1255" w:type="dxa"/>
          </w:tcPr>
          <w:p w14:paraId="7007E048" w14:textId="04121C85" w:rsidR="00E420C4" w:rsidRPr="00BA5FC2" w:rsidDel="004650A1" w:rsidRDefault="00E420C4" w:rsidP="00E420C4">
            <w:pPr>
              <w:rPr>
                <w:del w:id="1099" w:author="adachi kento" w:date="2018-12-13T22:18:00Z"/>
              </w:rPr>
            </w:pPr>
            <w:bookmarkStart w:id="1100" w:name="_Toc532506134"/>
            <w:bookmarkStart w:id="1101" w:name="_Toc532506946"/>
            <w:bookmarkStart w:id="1102" w:name="_Toc532507197"/>
            <w:bookmarkStart w:id="1103" w:name="_Toc532507442"/>
            <w:bookmarkStart w:id="1104" w:name="_Toc532507693"/>
            <w:bookmarkStart w:id="1105" w:name="_Toc532507938"/>
            <w:bookmarkStart w:id="1106" w:name="_Toc532508183"/>
            <w:bookmarkStart w:id="1107" w:name="_Toc532510659"/>
            <w:bookmarkStart w:id="1108" w:name="_Toc532516680"/>
            <w:bookmarkEnd w:id="1100"/>
            <w:bookmarkEnd w:id="1101"/>
            <w:bookmarkEnd w:id="1102"/>
            <w:bookmarkEnd w:id="1103"/>
            <w:bookmarkEnd w:id="1104"/>
            <w:bookmarkEnd w:id="1105"/>
            <w:bookmarkEnd w:id="1106"/>
            <w:bookmarkEnd w:id="1107"/>
            <w:bookmarkEnd w:id="1108"/>
          </w:p>
        </w:tc>
        <w:tc>
          <w:tcPr>
            <w:tcW w:w="720" w:type="dxa"/>
          </w:tcPr>
          <w:p w14:paraId="79341873" w14:textId="45DCCE8B" w:rsidR="00E420C4" w:rsidRPr="00BA5FC2" w:rsidDel="004650A1" w:rsidRDefault="00E420C4" w:rsidP="00E420C4">
            <w:pPr>
              <w:rPr>
                <w:del w:id="1109" w:author="adachi kento" w:date="2018-12-13T22:18:00Z"/>
              </w:rPr>
            </w:pPr>
            <w:bookmarkStart w:id="1110" w:name="_Toc532506135"/>
            <w:bookmarkStart w:id="1111" w:name="_Toc532506947"/>
            <w:bookmarkStart w:id="1112" w:name="_Toc532507198"/>
            <w:bookmarkStart w:id="1113" w:name="_Toc532507443"/>
            <w:bookmarkStart w:id="1114" w:name="_Toc532507694"/>
            <w:bookmarkStart w:id="1115" w:name="_Toc532507939"/>
            <w:bookmarkStart w:id="1116" w:name="_Toc532508184"/>
            <w:bookmarkStart w:id="1117" w:name="_Toc532510660"/>
            <w:bookmarkStart w:id="1118" w:name="_Toc532516681"/>
            <w:bookmarkEnd w:id="1110"/>
            <w:bookmarkEnd w:id="1111"/>
            <w:bookmarkEnd w:id="1112"/>
            <w:bookmarkEnd w:id="1113"/>
            <w:bookmarkEnd w:id="1114"/>
            <w:bookmarkEnd w:id="1115"/>
            <w:bookmarkEnd w:id="1116"/>
            <w:bookmarkEnd w:id="1117"/>
            <w:bookmarkEnd w:id="1118"/>
          </w:p>
        </w:tc>
        <w:tc>
          <w:tcPr>
            <w:tcW w:w="6236" w:type="dxa"/>
          </w:tcPr>
          <w:p w14:paraId="5E9ADC00" w14:textId="42EC7520" w:rsidR="00E420C4" w:rsidRPr="00BA5FC2" w:rsidDel="004650A1" w:rsidRDefault="00E420C4" w:rsidP="00E420C4">
            <w:pPr>
              <w:rPr>
                <w:del w:id="1119" w:author="adachi kento" w:date="2018-12-13T22:18:00Z"/>
              </w:rPr>
            </w:pPr>
            <w:bookmarkStart w:id="1120" w:name="_Toc532506136"/>
            <w:bookmarkStart w:id="1121" w:name="_Toc532506948"/>
            <w:bookmarkStart w:id="1122" w:name="_Toc532507199"/>
            <w:bookmarkStart w:id="1123" w:name="_Toc532507444"/>
            <w:bookmarkStart w:id="1124" w:name="_Toc532507695"/>
            <w:bookmarkStart w:id="1125" w:name="_Toc532507940"/>
            <w:bookmarkStart w:id="1126" w:name="_Toc532508185"/>
            <w:bookmarkStart w:id="1127" w:name="_Toc532510661"/>
            <w:bookmarkStart w:id="1128" w:name="_Toc532516682"/>
            <w:bookmarkEnd w:id="1120"/>
            <w:bookmarkEnd w:id="1121"/>
            <w:bookmarkEnd w:id="1122"/>
            <w:bookmarkEnd w:id="1123"/>
            <w:bookmarkEnd w:id="1124"/>
            <w:bookmarkEnd w:id="1125"/>
            <w:bookmarkEnd w:id="1126"/>
            <w:bookmarkEnd w:id="1127"/>
            <w:bookmarkEnd w:id="1128"/>
          </w:p>
        </w:tc>
        <w:bookmarkStart w:id="1129" w:name="_Toc532506137"/>
        <w:bookmarkStart w:id="1130" w:name="_Toc532506949"/>
        <w:bookmarkStart w:id="1131" w:name="_Toc532507200"/>
        <w:bookmarkStart w:id="1132" w:name="_Toc532507445"/>
        <w:bookmarkStart w:id="1133" w:name="_Toc532507696"/>
        <w:bookmarkStart w:id="1134" w:name="_Toc532507941"/>
        <w:bookmarkStart w:id="1135" w:name="_Toc532508186"/>
        <w:bookmarkStart w:id="1136" w:name="_Toc532510662"/>
        <w:bookmarkStart w:id="1137" w:name="_Toc532516683"/>
        <w:bookmarkEnd w:id="1129"/>
        <w:bookmarkEnd w:id="1130"/>
        <w:bookmarkEnd w:id="1131"/>
        <w:bookmarkEnd w:id="1132"/>
        <w:bookmarkEnd w:id="1133"/>
        <w:bookmarkEnd w:id="1134"/>
        <w:bookmarkEnd w:id="1135"/>
        <w:bookmarkEnd w:id="1136"/>
        <w:bookmarkEnd w:id="1137"/>
      </w:tr>
      <w:tr w:rsidR="00E420C4" w:rsidDel="004650A1" w14:paraId="30F03177" w14:textId="62E1727C" w:rsidTr="00E420C4">
        <w:trPr>
          <w:del w:id="1138" w:author="adachi kento" w:date="2018-12-13T22:18:00Z"/>
        </w:trPr>
        <w:tc>
          <w:tcPr>
            <w:tcW w:w="1255" w:type="dxa"/>
          </w:tcPr>
          <w:p w14:paraId="1AE1EECF" w14:textId="778FFA97" w:rsidR="00E420C4" w:rsidRPr="00BA5FC2" w:rsidDel="004650A1" w:rsidRDefault="00E420C4" w:rsidP="00E420C4">
            <w:pPr>
              <w:rPr>
                <w:del w:id="1139" w:author="adachi kento" w:date="2018-12-13T22:18:00Z"/>
              </w:rPr>
            </w:pPr>
            <w:bookmarkStart w:id="1140" w:name="_Toc532506138"/>
            <w:bookmarkStart w:id="1141" w:name="_Toc532506950"/>
            <w:bookmarkStart w:id="1142" w:name="_Toc532507201"/>
            <w:bookmarkStart w:id="1143" w:name="_Toc532507446"/>
            <w:bookmarkStart w:id="1144" w:name="_Toc532507697"/>
            <w:bookmarkStart w:id="1145" w:name="_Toc532507942"/>
            <w:bookmarkStart w:id="1146" w:name="_Toc532508187"/>
            <w:bookmarkStart w:id="1147" w:name="_Toc532510663"/>
            <w:bookmarkStart w:id="1148" w:name="_Toc532516684"/>
            <w:bookmarkEnd w:id="1140"/>
            <w:bookmarkEnd w:id="1141"/>
            <w:bookmarkEnd w:id="1142"/>
            <w:bookmarkEnd w:id="1143"/>
            <w:bookmarkEnd w:id="1144"/>
            <w:bookmarkEnd w:id="1145"/>
            <w:bookmarkEnd w:id="1146"/>
            <w:bookmarkEnd w:id="1147"/>
            <w:bookmarkEnd w:id="1148"/>
          </w:p>
        </w:tc>
        <w:tc>
          <w:tcPr>
            <w:tcW w:w="720" w:type="dxa"/>
          </w:tcPr>
          <w:p w14:paraId="689340A8" w14:textId="698D681E" w:rsidR="00E420C4" w:rsidRPr="00BA5FC2" w:rsidDel="004650A1" w:rsidRDefault="00E420C4" w:rsidP="00E420C4">
            <w:pPr>
              <w:rPr>
                <w:del w:id="1149" w:author="adachi kento" w:date="2018-12-13T22:18:00Z"/>
              </w:rPr>
            </w:pPr>
            <w:bookmarkStart w:id="1150" w:name="_Toc532506139"/>
            <w:bookmarkStart w:id="1151" w:name="_Toc532506951"/>
            <w:bookmarkStart w:id="1152" w:name="_Toc532507202"/>
            <w:bookmarkStart w:id="1153" w:name="_Toc532507447"/>
            <w:bookmarkStart w:id="1154" w:name="_Toc532507698"/>
            <w:bookmarkStart w:id="1155" w:name="_Toc532507943"/>
            <w:bookmarkStart w:id="1156" w:name="_Toc532508188"/>
            <w:bookmarkStart w:id="1157" w:name="_Toc532510664"/>
            <w:bookmarkStart w:id="1158" w:name="_Toc532516685"/>
            <w:bookmarkEnd w:id="1150"/>
            <w:bookmarkEnd w:id="1151"/>
            <w:bookmarkEnd w:id="1152"/>
            <w:bookmarkEnd w:id="1153"/>
            <w:bookmarkEnd w:id="1154"/>
            <w:bookmarkEnd w:id="1155"/>
            <w:bookmarkEnd w:id="1156"/>
            <w:bookmarkEnd w:id="1157"/>
            <w:bookmarkEnd w:id="1158"/>
          </w:p>
        </w:tc>
        <w:tc>
          <w:tcPr>
            <w:tcW w:w="6236" w:type="dxa"/>
          </w:tcPr>
          <w:p w14:paraId="7424557A" w14:textId="70E02B13" w:rsidR="00E420C4" w:rsidRPr="00BA5FC2" w:rsidDel="004650A1" w:rsidRDefault="00E420C4" w:rsidP="00E420C4">
            <w:pPr>
              <w:rPr>
                <w:del w:id="1159" w:author="adachi kento" w:date="2018-12-13T22:18:00Z"/>
              </w:rPr>
            </w:pPr>
            <w:bookmarkStart w:id="1160" w:name="_Toc532506140"/>
            <w:bookmarkStart w:id="1161" w:name="_Toc532506952"/>
            <w:bookmarkStart w:id="1162" w:name="_Toc532507203"/>
            <w:bookmarkStart w:id="1163" w:name="_Toc532507448"/>
            <w:bookmarkStart w:id="1164" w:name="_Toc532507699"/>
            <w:bookmarkStart w:id="1165" w:name="_Toc532507944"/>
            <w:bookmarkStart w:id="1166" w:name="_Toc532508189"/>
            <w:bookmarkStart w:id="1167" w:name="_Toc532510665"/>
            <w:bookmarkStart w:id="1168" w:name="_Toc532516686"/>
            <w:bookmarkEnd w:id="1160"/>
            <w:bookmarkEnd w:id="1161"/>
            <w:bookmarkEnd w:id="1162"/>
            <w:bookmarkEnd w:id="1163"/>
            <w:bookmarkEnd w:id="1164"/>
            <w:bookmarkEnd w:id="1165"/>
            <w:bookmarkEnd w:id="1166"/>
            <w:bookmarkEnd w:id="1167"/>
            <w:bookmarkEnd w:id="1168"/>
          </w:p>
        </w:tc>
        <w:bookmarkStart w:id="1169" w:name="_Toc532506141"/>
        <w:bookmarkStart w:id="1170" w:name="_Toc532506953"/>
        <w:bookmarkStart w:id="1171" w:name="_Toc532507204"/>
        <w:bookmarkStart w:id="1172" w:name="_Toc532507449"/>
        <w:bookmarkStart w:id="1173" w:name="_Toc532507700"/>
        <w:bookmarkStart w:id="1174" w:name="_Toc532507945"/>
        <w:bookmarkStart w:id="1175" w:name="_Toc532508190"/>
        <w:bookmarkStart w:id="1176" w:name="_Toc532510666"/>
        <w:bookmarkStart w:id="1177" w:name="_Toc532516687"/>
        <w:bookmarkEnd w:id="1169"/>
        <w:bookmarkEnd w:id="1170"/>
        <w:bookmarkEnd w:id="1171"/>
        <w:bookmarkEnd w:id="1172"/>
        <w:bookmarkEnd w:id="1173"/>
        <w:bookmarkEnd w:id="1174"/>
        <w:bookmarkEnd w:id="1175"/>
        <w:bookmarkEnd w:id="1176"/>
        <w:bookmarkEnd w:id="1177"/>
      </w:tr>
      <w:tr w:rsidR="00E420C4" w:rsidDel="004650A1" w14:paraId="7AC09C69" w14:textId="3980E0CF" w:rsidTr="00E420C4">
        <w:trPr>
          <w:del w:id="1178" w:author="adachi kento" w:date="2018-12-13T22:18:00Z"/>
        </w:trPr>
        <w:tc>
          <w:tcPr>
            <w:tcW w:w="1255" w:type="dxa"/>
          </w:tcPr>
          <w:p w14:paraId="09A67DB9" w14:textId="7DF1DF2D" w:rsidR="00E420C4" w:rsidRPr="00BA5FC2" w:rsidDel="004650A1" w:rsidRDefault="00E420C4" w:rsidP="00E420C4">
            <w:pPr>
              <w:rPr>
                <w:del w:id="1179" w:author="adachi kento" w:date="2018-12-13T22:18:00Z"/>
              </w:rPr>
            </w:pPr>
            <w:bookmarkStart w:id="1180" w:name="_Toc532506142"/>
            <w:bookmarkStart w:id="1181" w:name="_Toc532506954"/>
            <w:bookmarkStart w:id="1182" w:name="_Toc532507205"/>
            <w:bookmarkStart w:id="1183" w:name="_Toc532507450"/>
            <w:bookmarkStart w:id="1184" w:name="_Toc532507701"/>
            <w:bookmarkStart w:id="1185" w:name="_Toc532507946"/>
            <w:bookmarkStart w:id="1186" w:name="_Toc532508191"/>
            <w:bookmarkStart w:id="1187" w:name="_Toc532510667"/>
            <w:bookmarkStart w:id="1188" w:name="_Toc532516688"/>
            <w:bookmarkEnd w:id="1180"/>
            <w:bookmarkEnd w:id="1181"/>
            <w:bookmarkEnd w:id="1182"/>
            <w:bookmarkEnd w:id="1183"/>
            <w:bookmarkEnd w:id="1184"/>
            <w:bookmarkEnd w:id="1185"/>
            <w:bookmarkEnd w:id="1186"/>
            <w:bookmarkEnd w:id="1187"/>
            <w:bookmarkEnd w:id="1188"/>
          </w:p>
        </w:tc>
        <w:tc>
          <w:tcPr>
            <w:tcW w:w="720" w:type="dxa"/>
          </w:tcPr>
          <w:p w14:paraId="5331CD5D" w14:textId="430BC346" w:rsidR="00E420C4" w:rsidRPr="00BA5FC2" w:rsidDel="004650A1" w:rsidRDefault="00E420C4" w:rsidP="00E420C4">
            <w:pPr>
              <w:rPr>
                <w:del w:id="1189" w:author="adachi kento" w:date="2018-12-13T22:18:00Z"/>
              </w:rPr>
            </w:pPr>
            <w:bookmarkStart w:id="1190" w:name="_Toc532506143"/>
            <w:bookmarkStart w:id="1191" w:name="_Toc532506955"/>
            <w:bookmarkStart w:id="1192" w:name="_Toc532507206"/>
            <w:bookmarkStart w:id="1193" w:name="_Toc532507451"/>
            <w:bookmarkStart w:id="1194" w:name="_Toc532507702"/>
            <w:bookmarkStart w:id="1195" w:name="_Toc532507947"/>
            <w:bookmarkStart w:id="1196" w:name="_Toc532508192"/>
            <w:bookmarkStart w:id="1197" w:name="_Toc532510668"/>
            <w:bookmarkStart w:id="1198" w:name="_Toc532516689"/>
            <w:bookmarkEnd w:id="1190"/>
            <w:bookmarkEnd w:id="1191"/>
            <w:bookmarkEnd w:id="1192"/>
            <w:bookmarkEnd w:id="1193"/>
            <w:bookmarkEnd w:id="1194"/>
            <w:bookmarkEnd w:id="1195"/>
            <w:bookmarkEnd w:id="1196"/>
            <w:bookmarkEnd w:id="1197"/>
            <w:bookmarkEnd w:id="1198"/>
          </w:p>
        </w:tc>
        <w:tc>
          <w:tcPr>
            <w:tcW w:w="6236" w:type="dxa"/>
          </w:tcPr>
          <w:p w14:paraId="38A05A9A" w14:textId="354F2D12" w:rsidR="00E420C4" w:rsidRPr="00BA5FC2" w:rsidDel="004650A1" w:rsidRDefault="00E420C4" w:rsidP="00E420C4">
            <w:pPr>
              <w:rPr>
                <w:del w:id="1199" w:author="adachi kento" w:date="2018-12-13T22:18:00Z"/>
              </w:rPr>
            </w:pPr>
            <w:bookmarkStart w:id="1200" w:name="_Toc532506144"/>
            <w:bookmarkStart w:id="1201" w:name="_Toc532506956"/>
            <w:bookmarkStart w:id="1202" w:name="_Toc532507207"/>
            <w:bookmarkStart w:id="1203" w:name="_Toc532507452"/>
            <w:bookmarkStart w:id="1204" w:name="_Toc532507703"/>
            <w:bookmarkStart w:id="1205" w:name="_Toc532507948"/>
            <w:bookmarkStart w:id="1206" w:name="_Toc532508193"/>
            <w:bookmarkStart w:id="1207" w:name="_Toc532510669"/>
            <w:bookmarkStart w:id="1208" w:name="_Toc532516690"/>
            <w:bookmarkEnd w:id="1200"/>
            <w:bookmarkEnd w:id="1201"/>
            <w:bookmarkEnd w:id="1202"/>
            <w:bookmarkEnd w:id="1203"/>
            <w:bookmarkEnd w:id="1204"/>
            <w:bookmarkEnd w:id="1205"/>
            <w:bookmarkEnd w:id="1206"/>
            <w:bookmarkEnd w:id="1207"/>
            <w:bookmarkEnd w:id="1208"/>
          </w:p>
        </w:tc>
        <w:bookmarkStart w:id="1209" w:name="_Toc532506145"/>
        <w:bookmarkStart w:id="1210" w:name="_Toc532506957"/>
        <w:bookmarkStart w:id="1211" w:name="_Toc532507208"/>
        <w:bookmarkStart w:id="1212" w:name="_Toc532507453"/>
        <w:bookmarkStart w:id="1213" w:name="_Toc532507704"/>
        <w:bookmarkStart w:id="1214" w:name="_Toc532507949"/>
        <w:bookmarkStart w:id="1215" w:name="_Toc532508194"/>
        <w:bookmarkStart w:id="1216" w:name="_Toc532510670"/>
        <w:bookmarkStart w:id="1217" w:name="_Toc532516691"/>
        <w:bookmarkEnd w:id="1209"/>
        <w:bookmarkEnd w:id="1210"/>
        <w:bookmarkEnd w:id="1211"/>
        <w:bookmarkEnd w:id="1212"/>
        <w:bookmarkEnd w:id="1213"/>
        <w:bookmarkEnd w:id="1214"/>
        <w:bookmarkEnd w:id="1215"/>
        <w:bookmarkEnd w:id="1216"/>
        <w:bookmarkEnd w:id="1217"/>
      </w:tr>
      <w:tr w:rsidR="00E420C4" w:rsidDel="004650A1" w14:paraId="51812F15" w14:textId="4F264861" w:rsidTr="00E420C4">
        <w:trPr>
          <w:del w:id="1218" w:author="adachi kento" w:date="2018-12-13T22:18:00Z"/>
        </w:trPr>
        <w:tc>
          <w:tcPr>
            <w:tcW w:w="1255" w:type="dxa"/>
          </w:tcPr>
          <w:p w14:paraId="4A3D5983" w14:textId="203D33CD" w:rsidR="00E420C4" w:rsidRPr="00BA5FC2" w:rsidDel="004650A1" w:rsidRDefault="00E420C4" w:rsidP="00E420C4">
            <w:pPr>
              <w:rPr>
                <w:del w:id="1219" w:author="adachi kento" w:date="2018-12-13T22:18:00Z"/>
              </w:rPr>
            </w:pPr>
            <w:bookmarkStart w:id="1220" w:name="_Toc532506146"/>
            <w:bookmarkStart w:id="1221" w:name="_Toc532506958"/>
            <w:bookmarkStart w:id="1222" w:name="_Toc532507209"/>
            <w:bookmarkStart w:id="1223" w:name="_Toc532507454"/>
            <w:bookmarkStart w:id="1224" w:name="_Toc532507705"/>
            <w:bookmarkStart w:id="1225" w:name="_Toc532507950"/>
            <w:bookmarkStart w:id="1226" w:name="_Toc532508195"/>
            <w:bookmarkStart w:id="1227" w:name="_Toc532510671"/>
            <w:bookmarkStart w:id="1228" w:name="_Toc532516692"/>
            <w:bookmarkEnd w:id="1220"/>
            <w:bookmarkEnd w:id="1221"/>
            <w:bookmarkEnd w:id="1222"/>
            <w:bookmarkEnd w:id="1223"/>
            <w:bookmarkEnd w:id="1224"/>
            <w:bookmarkEnd w:id="1225"/>
            <w:bookmarkEnd w:id="1226"/>
            <w:bookmarkEnd w:id="1227"/>
            <w:bookmarkEnd w:id="1228"/>
          </w:p>
        </w:tc>
        <w:tc>
          <w:tcPr>
            <w:tcW w:w="720" w:type="dxa"/>
          </w:tcPr>
          <w:p w14:paraId="2E9FC9B0" w14:textId="66F907B4" w:rsidR="00E420C4" w:rsidRPr="00BA5FC2" w:rsidDel="004650A1" w:rsidRDefault="00E420C4" w:rsidP="00E420C4">
            <w:pPr>
              <w:rPr>
                <w:del w:id="1229" w:author="adachi kento" w:date="2018-12-13T22:18:00Z"/>
              </w:rPr>
            </w:pPr>
            <w:bookmarkStart w:id="1230" w:name="_Toc532506147"/>
            <w:bookmarkStart w:id="1231" w:name="_Toc532506959"/>
            <w:bookmarkStart w:id="1232" w:name="_Toc532507210"/>
            <w:bookmarkStart w:id="1233" w:name="_Toc532507455"/>
            <w:bookmarkStart w:id="1234" w:name="_Toc532507706"/>
            <w:bookmarkStart w:id="1235" w:name="_Toc532507951"/>
            <w:bookmarkStart w:id="1236" w:name="_Toc532508196"/>
            <w:bookmarkStart w:id="1237" w:name="_Toc532510672"/>
            <w:bookmarkStart w:id="1238" w:name="_Toc532516693"/>
            <w:bookmarkEnd w:id="1230"/>
            <w:bookmarkEnd w:id="1231"/>
            <w:bookmarkEnd w:id="1232"/>
            <w:bookmarkEnd w:id="1233"/>
            <w:bookmarkEnd w:id="1234"/>
            <w:bookmarkEnd w:id="1235"/>
            <w:bookmarkEnd w:id="1236"/>
            <w:bookmarkEnd w:id="1237"/>
            <w:bookmarkEnd w:id="1238"/>
          </w:p>
        </w:tc>
        <w:tc>
          <w:tcPr>
            <w:tcW w:w="6236" w:type="dxa"/>
          </w:tcPr>
          <w:p w14:paraId="43092946" w14:textId="7AA9621F" w:rsidR="00E420C4" w:rsidRPr="00BA5FC2" w:rsidDel="004650A1" w:rsidRDefault="00E420C4" w:rsidP="00E420C4">
            <w:pPr>
              <w:rPr>
                <w:del w:id="1239" w:author="adachi kento" w:date="2018-12-13T22:18:00Z"/>
              </w:rPr>
            </w:pPr>
            <w:bookmarkStart w:id="1240" w:name="_Toc532506148"/>
            <w:bookmarkStart w:id="1241" w:name="_Toc532506960"/>
            <w:bookmarkStart w:id="1242" w:name="_Toc532507211"/>
            <w:bookmarkStart w:id="1243" w:name="_Toc532507456"/>
            <w:bookmarkStart w:id="1244" w:name="_Toc532507707"/>
            <w:bookmarkStart w:id="1245" w:name="_Toc532507952"/>
            <w:bookmarkStart w:id="1246" w:name="_Toc532508197"/>
            <w:bookmarkStart w:id="1247" w:name="_Toc532510673"/>
            <w:bookmarkStart w:id="1248" w:name="_Toc532516694"/>
            <w:bookmarkEnd w:id="1240"/>
            <w:bookmarkEnd w:id="1241"/>
            <w:bookmarkEnd w:id="1242"/>
            <w:bookmarkEnd w:id="1243"/>
            <w:bookmarkEnd w:id="1244"/>
            <w:bookmarkEnd w:id="1245"/>
            <w:bookmarkEnd w:id="1246"/>
            <w:bookmarkEnd w:id="1247"/>
            <w:bookmarkEnd w:id="1248"/>
          </w:p>
        </w:tc>
        <w:bookmarkStart w:id="1249" w:name="_Toc532506149"/>
        <w:bookmarkStart w:id="1250" w:name="_Toc532506961"/>
        <w:bookmarkStart w:id="1251" w:name="_Toc532507212"/>
        <w:bookmarkStart w:id="1252" w:name="_Toc532507457"/>
        <w:bookmarkStart w:id="1253" w:name="_Toc532507708"/>
        <w:bookmarkStart w:id="1254" w:name="_Toc532507953"/>
        <w:bookmarkStart w:id="1255" w:name="_Toc532508198"/>
        <w:bookmarkStart w:id="1256" w:name="_Toc532510674"/>
        <w:bookmarkStart w:id="1257" w:name="_Toc532516695"/>
        <w:bookmarkEnd w:id="1249"/>
        <w:bookmarkEnd w:id="1250"/>
        <w:bookmarkEnd w:id="1251"/>
        <w:bookmarkEnd w:id="1252"/>
        <w:bookmarkEnd w:id="1253"/>
        <w:bookmarkEnd w:id="1254"/>
        <w:bookmarkEnd w:id="1255"/>
        <w:bookmarkEnd w:id="1256"/>
        <w:bookmarkEnd w:id="1257"/>
      </w:tr>
      <w:tr w:rsidR="00E420C4" w:rsidDel="004650A1" w14:paraId="3EA23516" w14:textId="0FD3BD2B" w:rsidTr="00E420C4">
        <w:trPr>
          <w:del w:id="1258" w:author="adachi kento" w:date="2018-12-13T22:18:00Z"/>
        </w:trPr>
        <w:tc>
          <w:tcPr>
            <w:tcW w:w="1255" w:type="dxa"/>
          </w:tcPr>
          <w:p w14:paraId="63F80B7F" w14:textId="0AB39AAA" w:rsidR="00E420C4" w:rsidRPr="00BA5FC2" w:rsidDel="004650A1" w:rsidRDefault="00E420C4" w:rsidP="00E420C4">
            <w:pPr>
              <w:rPr>
                <w:del w:id="1259" w:author="adachi kento" w:date="2018-12-13T22:18:00Z"/>
              </w:rPr>
            </w:pPr>
            <w:bookmarkStart w:id="1260" w:name="_Toc532506150"/>
            <w:bookmarkStart w:id="1261" w:name="_Toc532506962"/>
            <w:bookmarkStart w:id="1262" w:name="_Toc532507213"/>
            <w:bookmarkStart w:id="1263" w:name="_Toc532507458"/>
            <w:bookmarkStart w:id="1264" w:name="_Toc532507709"/>
            <w:bookmarkStart w:id="1265" w:name="_Toc532507954"/>
            <w:bookmarkStart w:id="1266" w:name="_Toc532508199"/>
            <w:bookmarkStart w:id="1267" w:name="_Toc532510675"/>
            <w:bookmarkStart w:id="1268" w:name="_Toc532516696"/>
            <w:bookmarkEnd w:id="1260"/>
            <w:bookmarkEnd w:id="1261"/>
            <w:bookmarkEnd w:id="1262"/>
            <w:bookmarkEnd w:id="1263"/>
            <w:bookmarkEnd w:id="1264"/>
            <w:bookmarkEnd w:id="1265"/>
            <w:bookmarkEnd w:id="1266"/>
            <w:bookmarkEnd w:id="1267"/>
            <w:bookmarkEnd w:id="1268"/>
          </w:p>
        </w:tc>
        <w:tc>
          <w:tcPr>
            <w:tcW w:w="720" w:type="dxa"/>
          </w:tcPr>
          <w:p w14:paraId="3DDE034B" w14:textId="2741350A" w:rsidR="00E420C4" w:rsidRPr="00BA5FC2" w:rsidDel="004650A1" w:rsidRDefault="00E420C4" w:rsidP="00E420C4">
            <w:pPr>
              <w:rPr>
                <w:del w:id="1269" w:author="adachi kento" w:date="2018-12-13T22:18:00Z"/>
              </w:rPr>
            </w:pPr>
            <w:bookmarkStart w:id="1270" w:name="_Toc532506151"/>
            <w:bookmarkStart w:id="1271" w:name="_Toc532506963"/>
            <w:bookmarkStart w:id="1272" w:name="_Toc532507214"/>
            <w:bookmarkStart w:id="1273" w:name="_Toc532507459"/>
            <w:bookmarkStart w:id="1274" w:name="_Toc532507710"/>
            <w:bookmarkStart w:id="1275" w:name="_Toc532507955"/>
            <w:bookmarkStart w:id="1276" w:name="_Toc532508200"/>
            <w:bookmarkStart w:id="1277" w:name="_Toc532510676"/>
            <w:bookmarkStart w:id="1278" w:name="_Toc532516697"/>
            <w:bookmarkEnd w:id="1270"/>
            <w:bookmarkEnd w:id="1271"/>
            <w:bookmarkEnd w:id="1272"/>
            <w:bookmarkEnd w:id="1273"/>
            <w:bookmarkEnd w:id="1274"/>
            <w:bookmarkEnd w:id="1275"/>
            <w:bookmarkEnd w:id="1276"/>
            <w:bookmarkEnd w:id="1277"/>
            <w:bookmarkEnd w:id="1278"/>
          </w:p>
        </w:tc>
        <w:tc>
          <w:tcPr>
            <w:tcW w:w="6236" w:type="dxa"/>
          </w:tcPr>
          <w:p w14:paraId="09312D44" w14:textId="0B9C8CD7" w:rsidR="00E420C4" w:rsidRPr="00BA5FC2" w:rsidDel="004650A1" w:rsidRDefault="00E420C4" w:rsidP="00E420C4">
            <w:pPr>
              <w:rPr>
                <w:del w:id="1279" w:author="adachi kento" w:date="2018-12-13T22:18:00Z"/>
              </w:rPr>
            </w:pPr>
            <w:bookmarkStart w:id="1280" w:name="_Toc532506152"/>
            <w:bookmarkStart w:id="1281" w:name="_Toc532506964"/>
            <w:bookmarkStart w:id="1282" w:name="_Toc532507215"/>
            <w:bookmarkStart w:id="1283" w:name="_Toc532507460"/>
            <w:bookmarkStart w:id="1284" w:name="_Toc532507711"/>
            <w:bookmarkStart w:id="1285" w:name="_Toc532507956"/>
            <w:bookmarkStart w:id="1286" w:name="_Toc532508201"/>
            <w:bookmarkStart w:id="1287" w:name="_Toc532510677"/>
            <w:bookmarkStart w:id="1288" w:name="_Toc532516698"/>
            <w:bookmarkEnd w:id="1280"/>
            <w:bookmarkEnd w:id="1281"/>
            <w:bookmarkEnd w:id="1282"/>
            <w:bookmarkEnd w:id="1283"/>
            <w:bookmarkEnd w:id="1284"/>
            <w:bookmarkEnd w:id="1285"/>
            <w:bookmarkEnd w:id="1286"/>
            <w:bookmarkEnd w:id="1287"/>
            <w:bookmarkEnd w:id="1288"/>
          </w:p>
        </w:tc>
        <w:bookmarkStart w:id="1289" w:name="_Toc532506153"/>
        <w:bookmarkStart w:id="1290" w:name="_Toc532506965"/>
        <w:bookmarkStart w:id="1291" w:name="_Toc532507216"/>
        <w:bookmarkStart w:id="1292" w:name="_Toc532507461"/>
        <w:bookmarkStart w:id="1293" w:name="_Toc532507712"/>
        <w:bookmarkStart w:id="1294" w:name="_Toc532507957"/>
        <w:bookmarkStart w:id="1295" w:name="_Toc532508202"/>
        <w:bookmarkStart w:id="1296" w:name="_Toc532510678"/>
        <w:bookmarkStart w:id="1297" w:name="_Toc532516699"/>
        <w:bookmarkEnd w:id="1289"/>
        <w:bookmarkEnd w:id="1290"/>
        <w:bookmarkEnd w:id="1291"/>
        <w:bookmarkEnd w:id="1292"/>
        <w:bookmarkEnd w:id="1293"/>
        <w:bookmarkEnd w:id="1294"/>
        <w:bookmarkEnd w:id="1295"/>
        <w:bookmarkEnd w:id="1296"/>
        <w:bookmarkEnd w:id="1297"/>
      </w:tr>
      <w:tr w:rsidR="00E420C4" w:rsidDel="004650A1" w14:paraId="4A4DC745" w14:textId="5D52420D" w:rsidTr="00E420C4">
        <w:trPr>
          <w:del w:id="1298" w:author="adachi kento" w:date="2018-12-13T22:18:00Z"/>
        </w:trPr>
        <w:tc>
          <w:tcPr>
            <w:tcW w:w="1255" w:type="dxa"/>
          </w:tcPr>
          <w:p w14:paraId="6FDB6D59" w14:textId="490CE2C7" w:rsidR="00E420C4" w:rsidRPr="00BA5FC2" w:rsidDel="004650A1" w:rsidRDefault="00E420C4" w:rsidP="00E420C4">
            <w:pPr>
              <w:rPr>
                <w:del w:id="1299" w:author="adachi kento" w:date="2018-12-13T22:18:00Z"/>
              </w:rPr>
            </w:pPr>
            <w:bookmarkStart w:id="1300" w:name="_Toc532506154"/>
            <w:bookmarkStart w:id="1301" w:name="_Toc532506966"/>
            <w:bookmarkStart w:id="1302" w:name="_Toc532507217"/>
            <w:bookmarkStart w:id="1303" w:name="_Toc532507462"/>
            <w:bookmarkStart w:id="1304" w:name="_Toc532507713"/>
            <w:bookmarkStart w:id="1305" w:name="_Toc532507958"/>
            <w:bookmarkStart w:id="1306" w:name="_Toc532508203"/>
            <w:bookmarkStart w:id="1307" w:name="_Toc532510679"/>
            <w:bookmarkStart w:id="1308" w:name="_Toc532516700"/>
            <w:bookmarkEnd w:id="1300"/>
            <w:bookmarkEnd w:id="1301"/>
            <w:bookmarkEnd w:id="1302"/>
            <w:bookmarkEnd w:id="1303"/>
            <w:bookmarkEnd w:id="1304"/>
            <w:bookmarkEnd w:id="1305"/>
            <w:bookmarkEnd w:id="1306"/>
            <w:bookmarkEnd w:id="1307"/>
            <w:bookmarkEnd w:id="1308"/>
          </w:p>
        </w:tc>
        <w:tc>
          <w:tcPr>
            <w:tcW w:w="720" w:type="dxa"/>
          </w:tcPr>
          <w:p w14:paraId="4FFEDFCC" w14:textId="0E64C310" w:rsidR="00E420C4" w:rsidRPr="00BA5FC2" w:rsidDel="004650A1" w:rsidRDefault="00E420C4" w:rsidP="00E420C4">
            <w:pPr>
              <w:rPr>
                <w:del w:id="1309" w:author="adachi kento" w:date="2018-12-13T22:18:00Z"/>
              </w:rPr>
            </w:pPr>
            <w:bookmarkStart w:id="1310" w:name="_Toc532506155"/>
            <w:bookmarkStart w:id="1311" w:name="_Toc532506967"/>
            <w:bookmarkStart w:id="1312" w:name="_Toc532507218"/>
            <w:bookmarkStart w:id="1313" w:name="_Toc532507463"/>
            <w:bookmarkStart w:id="1314" w:name="_Toc532507714"/>
            <w:bookmarkStart w:id="1315" w:name="_Toc532507959"/>
            <w:bookmarkStart w:id="1316" w:name="_Toc532508204"/>
            <w:bookmarkStart w:id="1317" w:name="_Toc532510680"/>
            <w:bookmarkStart w:id="1318" w:name="_Toc532516701"/>
            <w:bookmarkEnd w:id="1310"/>
            <w:bookmarkEnd w:id="1311"/>
            <w:bookmarkEnd w:id="1312"/>
            <w:bookmarkEnd w:id="1313"/>
            <w:bookmarkEnd w:id="1314"/>
            <w:bookmarkEnd w:id="1315"/>
            <w:bookmarkEnd w:id="1316"/>
            <w:bookmarkEnd w:id="1317"/>
            <w:bookmarkEnd w:id="1318"/>
          </w:p>
        </w:tc>
        <w:tc>
          <w:tcPr>
            <w:tcW w:w="6236" w:type="dxa"/>
          </w:tcPr>
          <w:p w14:paraId="7FDC87AC" w14:textId="4A9BFD53" w:rsidR="00E420C4" w:rsidRPr="00BA5FC2" w:rsidDel="004650A1" w:rsidRDefault="00E420C4" w:rsidP="00E420C4">
            <w:pPr>
              <w:rPr>
                <w:del w:id="1319" w:author="adachi kento" w:date="2018-12-13T22:18:00Z"/>
              </w:rPr>
            </w:pPr>
            <w:bookmarkStart w:id="1320" w:name="_Toc532506156"/>
            <w:bookmarkStart w:id="1321" w:name="_Toc532506968"/>
            <w:bookmarkStart w:id="1322" w:name="_Toc532507219"/>
            <w:bookmarkStart w:id="1323" w:name="_Toc532507464"/>
            <w:bookmarkStart w:id="1324" w:name="_Toc532507715"/>
            <w:bookmarkStart w:id="1325" w:name="_Toc532507960"/>
            <w:bookmarkStart w:id="1326" w:name="_Toc532508205"/>
            <w:bookmarkStart w:id="1327" w:name="_Toc532510681"/>
            <w:bookmarkStart w:id="1328" w:name="_Toc532516702"/>
            <w:bookmarkEnd w:id="1320"/>
            <w:bookmarkEnd w:id="1321"/>
            <w:bookmarkEnd w:id="1322"/>
            <w:bookmarkEnd w:id="1323"/>
            <w:bookmarkEnd w:id="1324"/>
            <w:bookmarkEnd w:id="1325"/>
            <w:bookmarkEnd w:id="1326"/>
            <w:bookmarkEnd w:id="1327"/>
            <w:bookmarkEnd w:id="1328"/>
          </w:p>
        </w:tc>
        <w:bookmarkStart w:id="1329" w:name="_Toc532506157"/>
        <w:bookmarkStart w:id="1330" w:name="_Toc532506969"/>
        <w:bookmarkStart w:id="1331" w:name="_Toc532507220"/>
        <w:bookmarkStart w:id="1332" w:name="_Toc532507465"/>
        <w:bookmarkStart w:id="1333" w:name="_Toc532507716"/>
        <w:bookmarkStart w:id="1334" w:name="_Toc532507961"/>
        <w:bookmarkStart w:id="1335" w:name="_Toc532508206"/>
        <w:bookmarkStart w:id="1336" w:name="_Toc532510682"/>
        <w:bookmarkStart w:id="1337" w:name="_Toc532516703"/>
        <w:bookmarkEnd w:id="1329"/>
        <w:bookmarkEnd w:id="1330"/>
        <w:bookmarkEnd w:id="1331"/>
        <w:bookmarkEnd w:id="1332"/>
        <w:bookmarkEnd w:id="1333"/>
        <w:bookmarkEnd w:id="1334"/>
        <w:bookmarkEnd w:id="1335"/>
        <w:bookmarkEnd w:id="1336"/>
        <w:bookmarkEnd w:id="1337"/>
      </w:tr>
      <w:tr w:rsidR="00E420C4" w:rsidDel="004650A1" w14:paraId="0DE55F19" w14:textId="45FD3B3C" w:rsidTr="00E420C4">
        <w:trPr>
          <w:del w:id="1338" w:author="adachi kento" w:date="2018-12-13T22:18:00Z"/>
        </w:trPr>
        <w:tc>
          <w:tcPr>
            <w:tcW w:w="1255" w:type="dxa"/>
          </w:tcPr>
          <w:p w14:paraId="24E29096" w14:textId="37BCD1F4" w:rsidR="00E420C4" w:rsidRPr="00BA5FC2" w:rsidDel="004650A1" w:rsidRDefault="00E420C4" w:rsidP="00E420C4">
            <w:pPr>
              <w:rPr>
                <w:del w:id="1339" w:author="adachi kento" w:date="2018-12-13T22:18:00Z"/>
              </w:rPr>
            </w:pPr>
            <w:bookmarkStart w:id="1340" w:name="_Toc532506158"/>
            <w:bookmarkStart w:id="1341" w:name="_Toc532506970"/>
            <w:bookmarkStart w:id="1342" w:name="_Toc532507221"/>
            <w:bookmarkStart w:id="1343" w:name="_Toc532507466"/>
            <w:bookmarkStart w:id="1344" w:name="_Toc532507717"/>
            <w:bookmarkStart w:id="1345" w:name="_Toc532507962"/>
            <w:bookmarkStart w:id="1346" w:name="_Toc532508207"/>
            <w:bookmarkStart w:id="1347" w:name="_Toc532510683"/>
            <w:bookmarkStart w:id="1348" w:name="_Toc532516704"/>
            <w:bookmarkEnd w:id="1340"/>
            <w:bookmarkEnd w:id="1341"/>
            <w:bookmarkEnd w:id="1342"/>
            <w:bookmarkEnd w:id="1343"/>
            <w:bookmarkEnd w:id="1344"/>
            <w:bookmarkEnd w:id="1345"/>
            <w:bookmarkEnd w:id="1346"/>
            <w:bookmarkEnd w:id="1347"/>
            <w:bookmarkEnd w:id="1348"/>
          </w:p>
        </w:tc>
        <w:tc>
          <w:tcPr>
            <w:tcW w:w="720" w:type="dxa"/>
          </w:tcPr>
          <w:p w14:paraId="22D1A143" w14:textId="61CF4053" w:rsidR="00E420C4" w:rsidRPr="00BA5FC2" w:rsidDel="004650A1" w:rsidRDefault="00E420C4" w:rsidP="00E420C4">
            <w:pPr>
              <w:rPr>
                <w:del w:id="1349" w:author="adachi kento" w:date="2018-12-13T22:18:00Z"/>
              </w:rPr>
            </w:pPr>
            <w:bookmarkStart w:id="1350" w:name="_Toc532506159"/>
            <w:bookmarkStart w:id="1351" w:name="_Toc532506971"/>
            <w:bookmarkStart w:id="1352" w:name="_Toc532507222"/>
            <w:bookmarkStart w:id="1353" w:name="_Toc532507467"/>
            <w:bookmarkStart w:id="1354" w:name="_Toc532507718"/>
            <w:bookmarkStart w:id="1355" w:name="_Toc532507963"/>
            <w:bookmarkStart w:id="1356" w:name="_Toc532508208"/>
            <w:bookmarkStart w:id="1357" w:name="_Toc532510684"/>
            <w:bookmarkStart w:id="1358" w:name="_Toc532516705"/>
            <w:bookmarkEnd w:id="1350"/>
            <w:bookmarkEnd w:id="1351"/>
            <w:bookmarkEnd w:id="1352"/>
            <w:bookmarkEnd w:id="1353"/>
            <w:bookmarkEnd w:id="1354"/>
            <w:bookmarkEnd w:id="1355"/>
            <w:bookmarkEnd w:id="1356"/>
            <w:bookmarkEnd w:id="1357"/>
            <w:bookmarkEnd w:id="1358"/>
          </w:p>
        </w:tc>
        <w:tc>
          <w:tcPr>
            <w:tcW w:w="6236" w:type="dxa"/>
          </w:tcPr>
          <w:p w14:paraId="5F2447DA" w14:textId="66E3A351" w:rsidR="00E420C4" w:rsidRPr="00BA5FC2" w:rsidDel="004650A1" w:rsidRDefault="00E420C4" w:rsidP="00E420C4">
            <w:pPr>
              <w:rPr>
                <w:del w:id="1359" w:author="adachi kento" w:date="2018-12-13T22:18:00Z"/>
              </w:rPr>
            </w:pPr>
            <w:bookmarkStart w:id="1360" w:name="_Toc532506160"/>
            <w:bookmarkStart w:id="1361" w:name="_Toc532506972"/>
            <w:bookmarkStart w:id="1362" w:name="_Toc532507223"/>
            <w:bookmarkStart w:id="1363" w:name="_Toc532507468"/>
            <w:bookmarkStart w:id="1364" w:name="_Toc532507719"/>
            <w:bookmarkStart w:id="1365" w:name="_Toc532507964"/>
            <w:bookmarkStart w:id="1366" w:name="_Toc532508209"/>
            <w:bookmarkStart w:id="1367" w:name="_Toc532510685"/>
            <w:bookmarkStart w:id="1368" w:name="_Toc532516706"/>
            <w:bookmarkEnd w:id="1360"/>
            <w:bookmarkEnd w:id="1361"/>
            <w:bookmarkEnd w:id="1362"/>
            <w:bookmarkEnd w:id="1363"/>
            <w:bookmarkEnd w:id="1364"/>
            <w:bookmarkEnd w:id="1365"/>
            <w:bookmarkEnd w:id="1366"/>
            <w:bookmarkEnd w:id="1367"/>
            <w:bookmarkEnd w:id="1368"/>
          </w:p>
        </w:tc>
        <w:bookmarkStart w:id="1369" w:name="_Toc532506161"/>
        <w:bookmarkStart w:id="1370" w:name="_Toc532506973"/>
        <w:bookmarkStart w:id="1371" w:name="_Toc532507224"/>
        <w:bookmarkStart w:id="1372" w:name="_Toc532507469"/>
        <w:bookmarkStart w:id="1373" w:name="_Toc532507720"/>
        <w:bookmarkStart w:id="1374" w:name="_Toc532507965"/>
        <w:bookmarkStart w:id="1375" w:name="_Toc532508210"/>
        <w:bookmarkStart w:id="1376" w:name="_Toc532510686"/>
        <w:bookmarkStart w:id="1377" w:name="_Toc532516707"/>
        <w:bookmarkEnd w:id="1369"/>
        <w:bookmarkEnd w:id="1370"/>
        <w:bookmarkEnd w:id="1371"/>
        <w:bookmarkEnd w:id="1372"/>
        <w:bookmarkEnd w:id="1373"/>
        <w:bookmarkEnd w:id="1374"/>
        <w:bookmarkEnd w:id="1375"/>
        <w:bookmarkEnd w:id="1376"/>
        <w:bookmarkEnd w:id="1377"/>
      </w:tr>
      <w:tr w:rsidR="00E420C4" w:rsidDel="004650A1" w14:paraId="4DA75E37" w14:textId="17019388" w:rsidTr="00E420C4">
        <w:trPr>
          <w:del w:id="1378" w:author="adachi kento" w:date="2018-12-13T22:18:00Z"/>
        </w:trPr>
        <w:tc>
          <w:tcPr>
            <w:tcW w:w="1255" w:type="dxa"/>
          </w:tcPr>
          <w:p w14:paraId="337E00F3" w14:textId="1ED63A5A" w:rsidR="00E420C4" w:rsidRPr="00BA5FC2" w:rsidDel="004650A1" w:rsidRDefault="00E420C4" w:rsidP="00E420C4">
            <w:pPr>
              <w:rPr>
                <w:del w:id="1379" w:author="adachi kento" w:date="2018-12-13T22:18:00Z"/>
              </w:rPr>
            </w:pPr>
            <w:bookmarkStart w:id="1380" w:name="_Toc532506162"/>
            <w:bookmarkStart w:id="1381" w:name="_Toc532506974"/>
            <w:bookmarkStart w:id="1382" w:name="_Toc532507225"/>
            <w:bookmarkStart w:id="1383" w:name="_Toc532507470"/>
            <w:bookmarkStart w:id="1384" w:name="_Toc532507721"/>
            <w:bookmarkStart w:id="1385" w:name="_Toc532507966"/>
            <w:bookmarkStart w:id="1386" w:name="_Toc532508211"/>
            <w:bookmarkStart w:id="1387" w:name="_Toc532510687"/>
            <w:bookmarkStart w:id="1388" w:name="_Toc532516708"/>
            <w:bookmarkEnd w:id="1380"/>
            <w:bookmarkEnd w:id="1381"/>
            <w:bookmarkEnd w:id="1382"/>
            <w:bookmarkEnd w:id="1383"/>
            <w:bookmarkEnd w:id="1384"/>
            <w:bookmarkEnd w:id="1385"/>
            <w:bookmarkEnd w:id="1386"/>
            <w:bookmarkEnd w:id="1387"/>
            <w:bookmarkEnd w:id="1388"/>
          </w:p>
        </w:tc>
        <w:tc>
          <w:tcPr>
            <w:tcW w:w="720" w:type="dxa"/>
          </w:tcPr>
          <w:p w14:paraId="03F72CF8" w14:textId="1B894219" w:rsidR="00E420C4" w:rsidRPr="00BA5FC2" w:rsidDel="004650A1" w:rsidRDefault="00E420C4" w:rsidP="00E420C4">
            <w:pPr>
              <w:rPr>
                <w:del w:id="1389" w:author="adachi kento" w:date="2018-12-13T22:18:00Z"/>
              </w:rPr>
            </w:pPr>
            <w:bookmarkStart w:id="1390" w:name="_Toc532506163"/>
            <w:bookmarkStart w:id="1391" w:name="_Toc532506975"/>
            <w:bookmarkStart w:id="1392" w:name="_Toc532507226"/>
            <w:bookmarkStart w:id="1393" w:name="_Toc532507471"/>
            <w:bookmarkStart w:id="1394" w:name="_Toc532507722"/>
            <w:bookmarkStart w:id="1395" w:name="_Toc532507967"/>
            <w:bookmarkStart w:id="1396" w:name="_Toc532508212"/>
            <w:bookmarkStart w:id="1397" w:name="_Toc532510688"/>
            <w:bookmarkStart w:id="1398" w:name="_Toc532516709"/>
            <w:bookmarkEnd w:id="1390"/>
            <w:bookmarkEnd w:id="1391"/>
            <w:bookmarkEnd w:id="1392"/>
            <w:bookmarkEnd w:id="1393"/>
            <w:bookmarkEnd w:id="1394"/>
            <w:bookmarkEnd w:id="1395"/>
            <w:bookmarkEnd w:id="1396"/>
            <w:bookmarkEnd w:id="1397"/>
            <w:bookmarkEnd w:id="1398"/>
          </w:p>
        </w:tc>
        <w:tc>
          <w:tcPr>
            <w:tcW w:w="6236" w:type="dxa"/>
          </w:tcPr>
          <w:p w14:paraId="3C84CC88" w14:textId="7BB983C8" w:rsidR="00E420C4" w:rsidRPr="00BA5FC2" w:rsidDel="004650A1" w:rsidRDefault="00E420C4" w:rsidP="00E420C4">
            <w:pPr>
              <w:rPr>
                <w:del w:id="1399" w:author="adachi kento" w:date="2018-12-13T22:18:00Z"/>
              </w:rPr>
            </w:pPr>
            <w:bookmarkStart w:id="1400" w:name="_Toc532506164"/>
            <w:bookmarkStart w:id="1401" w:name="_Toc532506976"/>
            <w:bookmarkStart w:id="1402" w:name="_Toc532507227"/>
            <w:bookmarkStart w:id="1403" w:name="_Toc532507472"/>
            <w:bookmarkStart w:id="1404" w:name="_Toc532507723"/>
            <w:bookmarkStart w:id="1405" w:name="_Toc532507968"/>
            <w:bookmarkStart w:id="1406" w:name="_Toc532508213"/>
            <w:bookmarkStart w:id="1407" w:name="_Toc532510689"/>
            <w:bookmarkStart w:id="1408" w:name="_Toc532516710"/>
            <w:bookmarkEnd w:id="1400"/>
            <w:bookmarkEnd w:id="1401"/>
            <w:bookmarkEnd w:id="1402"/>
            <w:bookmarkEnd w:id="1403"/>
            <w:bookmarkEnd w:id="1404"/>
            <w:bookmarkEnd w:id="1405"/>
            <w:bookmarkEnd w:id="1406"/>
            <w:bookmarkEnd w:id="1407"/>
            <w:bookmarkEnd w:id="1408"/>
          </w:p>
        </w:tc>
        <w:bookmarkStart w:id="1409" w:name="_Toc532506165"/>
        <w:bookmarkStart w:id="1410" w:name="_Toc532506977"/>
        <w:bookmarkStart w:id="1411" w:name="_Toc532507228"/>
        <w:bookmarkStart w:id="1412" w:name="_Toc532507473"/>
        <w:bookmarkStart w:id="1413" w:name="_Toc532507724"/>
        <w:bookmarkStart w:id="1414" w:name="_Toc532507969"/>
        <w:bookmarkStart w:id="1415" w:name="_Toc532508214"/>
        <w:bookmarkStart w:id="1416" w:name="_Toc532510690"/>
        <w:bookmarkStart w:id="1417" w:name="_Toc532516711"/>
        <w:bookmarkEnd w:id="1409"/>
        <w:bookmarkEnd w:id="1410"/>
        <w:bookmarkEnd w:id="1411"/>
        <w:bookmarkEnd w:id="1412"/>
        <w:bookmarkEnd w:id="1413"/>
        <w:bookmarkEnd w:id="1414"/>
        <w:bookmarkEnd w:id="1415"/>
        <w:bookmarkEnd w:id="1416"/>
        <w:bookmarkEnd w:id="1417"/>
      </w:tr>
      <w:tr w:rsidR="00E420C4" w:rsidDel="004650A1" w14:paraId="31DB1F73" w14:textId="57C57E63" w:rsidTr="00E420C4">
        <w:trPr>
          <w:del w:id="1418" w:author="adachi kento" w:date="2018-12-13T22:18:00Z"/>
        </w:trPr>
        <w:tc>
          <w:tcPr>
            <w:tcW w:w="1255" w:type="dxa"/>
          </w:tcPr>
          <w:p w14:paraId="28D63188" w14:textId="32859642" w:rsidR="00E420C4" w:rsidRPr="00BA5FC2" w:rsidDel="004650A1" w:rsidRDefault="00E420C4" w:rsidP="00E420C4">
            <w:pPr>
              <w:rPr>
                <w:del w:id="1419" w:author="adachi kento" w:date="2018-12-13T22:18:00Z"/>
              </w:rPr>
            </w:pPr>
            <w:bookmarkStart w:id="1420" w:name="_Toc532506166"/>
            <w:bookmarkStart w:id="1421" w:name="_Toc532506978"/>
            <w:bookmarkStart w:id="1422" w:name="_Toc532507229"/>
            <w:bookmarkStart w:id="1423" w:name="_Toc532507474"/>
            <w:bookmarkStart w:id="1424" w:name="_Toc532507725"/>
            <w:bookmarkStart w:id="1425" w:name="_Toc532507970"/>
            <w:bookmarkStart w:id="1426" w:name="_Toc532508215"/>
            <w:bookmarkStart w:id="1427" w:name="_Toc532510691"/>
            <w:bookmarkStart w:id="1428" w:name="_Toc532516712"/>
            <w:bookmarkEnd w:id="1420"/>
            <w:bookmarkEnd w:id="1421"/>
            <w:bookmarkEnd w:id="1422"/>
            <w:bookmarkEnd w:id="1423"/>
            <w:bookmarkEnd w:id="1424"/>
            <w:bookmarkEnd w:id="1425"/>
            <w:bookmarkEnd w:id="1426"/>
            <w:bookmarkEnd w:id="1427"/>
            <w:bookmarkEnd w:id="1428"/>
          </w:p>
        </w:tc>
        <w:tc>
          <w:tcPr>
            <w:tcW w:w="720" w:type="dxa"/>
          </w:tcPr>
          <w:p w14:paraId="3C37082C" w14:textId="49E23140" w:rsidR="00E420C4" w:rsidRPr="00BA5FC2" w:rsidDel="004650A1" w:rsidRDefault="00E420C4" w:rsidP="00E420C4">
            <w:pPr>
              <w:rPr>
                <w:del w:id="1429" w:author="adachi kento" w:date="2018-12-13T22:18:00Z"/>
              </w:rPr>
            </w:pPr>
            <w:bookmarkStart w:id="1430" w:name="_Toc532506167"/>
            <w:bookmarkStart w:id="1431" w:name="_Toc532506979"/>
            <w:bookmarkStart w:id="1432" w:name="_Toc532507230"/>
            <w:bookmarkStart w:id="1433" w:name="_Toc532507475"/>
            <w:bookmarkStart w:id="1434" w:name="_Toc532507726"/>
            <w:bookmarkStart w:id="1435" w:name="_Toc532507971"/>
            <w:bookmarkStart w:id="1436" w:name="_Toc532508216"/>
            <w:bookmarkStart w:id="1437" w:name="_Toc532510692"/>
            <w:bookmarkStart w:id="1438" w:name="_Toc532516713"/>
            <w:bookmarkEnd w:id="1430"/>
            <w:bookmarkEnd w:id="1431"/>
            <w:bookmarkEnd w:id="1432"/>
            <w:bookmarkEnd w:id="1433"/>
            <w:bookmarkEnd w:id="1434"/>
            <w:bookmarkEnd w:id="1435"/>
            <w:bookmarkEnd w:id="1436"/>
            <w:bookmarkEnd w:id="1437"/>
            <w:bookmarkEnd w:id="1438"/>
          </w:p>
        </w:tc>
        <w:tc>
          <w:tcPr>
            <w:tcW w:w="6236" w:type="dxa"/>
          </w:tcPr>
          <w:p w14:paraId="26414AB1" w14:textId="058844D6" w:rsidR="00E420C4" w:rsidRPr="00BA5FC2" w:rsidDel="004650A1" w:rsidRDefault="00E420C4" w:rsidP="00E420C4">
            <w:pPr>
              <w:rPr>
                <w:del w:id="1439" w:author="adachi kento" w:date="2018-12-13T22:18:00Z"/>
              </w:rPr>
            </w:pPr>
            <w:bookmarkStart w:id="1440" w:name="_Toc532506168"/>
            <w:bookmarkStart w:id="1441" w:name="_Toc532506980"/>
            <w:bookmarkStart w:id="1442" w:name="_Toc532507231"/>
            <w:bookmarkStart w:id="1443" w:name="_Toc532507476"/>
            <w:bookmarkStart w:id="1444" w:name="_Toc532507727"/>
            <w:bookmarkStart w:id="1445" w:name="_Toc532507972"/>
            <w:bookmarkStart w:id="1446" w:name="_Toc532508217"/>
            <w:bookmarkStart w:id="1447" w:name="_Toc532510693"/>
            <w:bookmarkStart w:id="1448" w:name="_Toc532516714"/>
            <w:bookmarkEnd w:id="1440"/>
            <w:bookmarkEnd w:id="1441"/>
            <w:bookmarkEnd w:id="1442"/>
            <w:bookmarkEnd w:id="1443"/>
            <w:bookmarkEnd w:id="1444"/>
            <w:bookmarkEnd w:id="1445"/>
            <w:bookmarkEnd w:id="1446"/>
            <w:bookmarkEnd w:id="1447"/>
            <w:bookmarkEnd w:id="1448"/>
          </w:p>
        </w:tc>
        <w:bookmarkStart w:id="1449" w:name="_Toc532506169"/>
        <w:bookmarkStart w:id="1450" w:name="_Toc532506981"/>
        <w:bookmarkStart w:id="1451" w:name="_Toc532507232"/>
        <w:bookmarkStart w:id="1452" w:name="_Toc532507477"/>
        <w:bookmarkStart w:id="1453" w:name="_Toc532507728"/>
        <w:bookmarkStart w:id="1454" w:name="_Toc532507973"/>
        <w:bookmarkStart w:id="1455" w:name="_Toc532508218"/>
        <w:bookmarkStart w:id="1456" w:name="_Toc532510694"/>
        <w:bookmarkStart w:id="1457" w:name="_Toc532516715"/>
        <w:bookmarkEnd w:id="1449"/>
        <w:bookmarkEnd w:id="1450"/>
        <w:bookmarkEnd w:id="1451"/>
        <w:bookmarkEnd w:id="1452"/>
        <w:bookmarkEnd w:id="1453"/>
        <w:bookmarkEnd w:id="1454"/>
        <w:bookmarkEnd w:id="1455"/>
        <w:bookmarkEnd w:id="1456"/>
        <w:bookmarkEnd w:id="1457"/>
      </w:tr>
    </w:tbl>
    <w:p w14:paraId="3E524CA1" w14:textId="4C219C4C" w:rsidR="001A7A9B" w:rsidDel="004650A1" w:rsidRDefault="001A7A9B" w:rsidP="00BE5B00">
      <w:pPr>
        <w:rPr>
          <w:del w:id="1458" w:author="adachi kento" w:date="2018-12-13T22:18:00Z"/>
        </w:rPr>
      </w:pPr>
      <w:del w:id="1459" w:author="adachi kento" w:date="2018-12-13T22:18:00Z">
        <w:r w:rsidDel="004650A1">
          <w:br w:type="page"/>
        </w:r>
      </w:del>
    </w:p>
    <w:p w14:paraId="76528BC2" w14:textId="0BE0292D" w:rsidR="009F09F1" w:rsidDel="004650A1" w:rsidRDefault="009F09F1" w:rsidP="00404E4B">
      <w:pPr>
        <w:pStyle w:val="TITLEATPREFACE"/>
        <w:spacing w:after="960"/>
        <w:rPr>
          <w:del w:id="1460" w:author="adachi kento" w:date="2018-12-13T22:18:00Z"/>
        </w:rPr>
      </w:pPr>
      <w:bookmarkStart w:id="1461" w:name="_Toc532350296"/>
      <w:del w:id="1462" w:author="adachi kento" w:date="2018-12-13T22:18:00Z">
        <w:r w:rsidDel="004650A1">
          <w:delText>LIST OF SYMBOLS</w:delText>
        </w:r>
        <w:bookmarkStart w:id="1463" w:name="_Toc532506170"/>
        <w:bookmarkStart w:id="1464" w:name="_Toc532506982"/>
        <w:bookmarkStart w:id="1465" w:name="_Toc532507233"/>
        <w:bookmarkStart w:id="1466" w:name="_Toc532507478"/>
        <w:bookmarkStart w:id="1467" w:name="_Toc532507729"/>
        <w:bookmarkStart w:id="1468" w:name="_Toc532507974"/>
        <w:bookmarkStart w:id="1469" w:name="_Toc532508219"/>
        <w:bookmarkStart w:id="1470" w:name="_Toc532510695"/>
        <w:bookmarkStart w:id="1471" w:name="_Toc532516716"/>
        <w:bookmarkEnd w:id="1461"/>
        <w:bookmarkEnd w:id="1463"/>
        <w:bookmarkEnd w:id="1464"/>
        <w:bookmarkEnd w:id="1465"/>
        <w:bookmarkEnd w:id="1466"/>
        <w:bookmarkEnd w:id="1467"/>
        <w:bookmarkEnd w:id="1468"/>
        <w:bookmarkEnd w:id="1469"/>
        <w:bookmarkEnd w:id="1470"/>
        <w:bookmarkEnd w:id="1471"/>
      </w:del>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630"/>
        <w:gridCol w:w="6146"/>
      </w:tblGrid>
      <w:tr w:rsidR="006F7E23" w:rsidDel="004650A1" w14:paraId="106CA024" w14:textId="5F20ED52" w:rsidTr="006F7E23">
        <w:trPr>
          <w:del w:id="1472" w:author="adachi kento" w:date="2018-12-13T22:18:00Z"/>
        </w:trPr>
        <w:tc>
          <w:tcPr>
            <w:tcW w:w="1435" w:type="dxa"/>
          </w:tcPr>
          <w:p w14:paraId="57C8986C" w14:textId="3B2B1B21" w:rsidR="006F7E23" w:rsidDel="004650A1" w:rsidRDefault="006F7E23" w:rsidP="006F7E23">
            <w:pPr>
              <w:rPr>
                <w:del w:id="1473" w:author="adachi kento" w:date="2018-12-13T22:18:00Z"/>
              </w:rPr>
            </w:pPr>
            <w:del w:id="1474" w:author="adachi kento" w:date="2018-12-13T22:18:00Z">
              <w:r w:rsidDel="004650A1">
                <w:delText>δ</w:delText>
              </w:r>
              <w:bookmarkStart w:id="1475" w:name="_Toc532506171"/>
              <w:bookmarkStart w:id="1476" w:name="_Toc532506983"/>
              <w:bookmarkStart w:id="1477" w:name="_Toc532507234"/>
              <w:bookmarkStart w:id="1478" w:name="_Toc532507479"/>
              <w:bookmarkStart w:id="1479" w:name="_Toc532507730"/>
              <w:bookmarkStart w:id="1480" w:name="_Toc532507975"/>
              <w:bookmarkStart w:id="1481" w:name="_Toc532508220"/>
              <w:bookmarkStart w:id="1482" w:name="_Toc532510696"/>
              <w:bookmarkStart w:id="1483" w:name="_Toc532516717"/>
              <w:bookmarkEnd w:id="1475"/>
              <w:bookmarkEnd w:id="1476"/>
              <w:bookmarkEnd w:id="1477"/>
              <w:bookmarkEnd w:id="1478"/>
              <w:bookmarkEnd w:id="1479"/>
              <w:bookmarkEnd w:id="1480"/>
              <w:bookmarkEnd w:id="1481"/>
              <w:bookmarkEnd w:id="1482"/>
              <w:bookmarkEnd w:id="1483"/>
            </w:del>
          </w:p>
        </w:tc>
        <w:tc>
          <w:tcPr>
            <w:tcW w:w="630" w:type="dxa"/>
          </w:tcPr>
          <w:p w14:paraId="458C4652" w14:textId="7F61C1A5" w:rsidR="006F7E23" w:rsidDel="004650A1" w:rsidRDefault="006F7E23" w:rsidP="006F7E23">
            <w:pPr>
              <w:rPr>
                <w:del w:id="1484" w:author="adachi kento" w:date="2018-12-13T22:18:00Z"/>
              </w:rPr>
            </w:pPr>
            <w:del w:id="1485" w:author="adachi kento" w:date="2018-12-13T22:18:00Z">
              <w:r w:rsidRPr="00C7027F" w:rsidDel="004650A1">
                <w:delText>-</w:delText>
              </w:r>
              <w:bookmarkStart w:id="1486" w:name="_Toc532506172"/>
              <w:bookmarkStart w:id="1487" w:name="_Toc532506984"/>
              <w:bookmarkStart w:id="1488" w:name="_Toc532507235"/>
              <w:bookmarkStart w:id="1489" w:name="_Toc532507480"/>
              <w:bookmarkStart w:id="1490" w:name="_Toc532507731"/>
              <w:bookmarkStart w:id="1491" w:name="_Toc532507976"/>
              <w:bookmarkStart w:id="1492" w:name="_Toc532508221"/>
              <w:bookmarkStart w:id="1493" w:name="_Toc532510697"/>
              <w:bookmarkStart w:id="1494" w:name="_Toc532516718"/>
              <w:bookmarkEnd w:id="1486"/>
              <w:bookmarkEnd w:id="1487"/>
              <w:bookmarkEnd w:id="1488"/>
              <w:bookmarkEnd w:id="1489"/>
              <w:bookmarkEnd w:id="1490"/>
              <w:bookmarkEnd w:id="1491"/>
              <w:bookmarkEnd w:id="1492"/>
              <w:bookmarkEnd w:id="1493"/>
              <w:bookmarkEnd w:id="1494"/>
            </w:del>
          </w:p>
        </w:tc>
        <w:tc>
          <w:tcPr>
            <w:tcW w:w="6146" w:type="dxa"/>
          </w:tcPr>
          <w:p w14:paraId="31727E86" w14:textId="3E084A8E" w:rsidR="006F7E23" w:rsidDel="004650A1" w:rsidRDefault="006F7E23" w:rsidP="006F7E23">
            <w:pPr>
              <w:rPr>
                <w:del w:id="1495" w:author="adachi kento" w:date="2018-12-13T22:18:00Z"/>
              </w:rPr>
            </w:pPr>
            <w:del w:id="1496" w:author="adachi kento" w:date="2018-12-13T22:18:00Z">
              <w:r w:rsidRPr="00C7027F" w:rsidDel="004650A1">
                <w:delText>Minimal error</w:delText>
              </w:r>
              <w:bookmarkStart w:id="1497" w:name="_Toc532506173"/>
              <w:bookmarkStart w:id="1498" w:name="_Toc532506985"/>
              <w:bookmarkStart w:id="1499" w:name="_Toc532507236"/>
              <w:bookmarkStart w:id="1500" w:name="_Toc532507481"/>
              <w:bookmarkStart w:id="1501" w:name="_Toc532507732"/>
              <w:bookmarkStart w:id="1502" w:name="_Toc532507977"/>
              <w:bookmarkStart w:id="1503" w:name="_Toc532508222"/>
              <w:bookmarkStart w:id="1504" w:name="_Toc532510698"/>
              <w:bookmarkStart w:id="1505" w:name="_Toc532516719"/>
              <w:bookmarkEnd w:id="1497"/>
              <w:bookmarkEnd w:id="1498"/>
              <w:bookmarkEnd w:id="1499"/>
              <w:bookmarkEnd w:id="1500"/>
              <w:bookmarkEnd w:id="1501"/>
              <w:bookmarkEnd w:id="1502"/>
              <w:bookmarkEnd w:id="1503"/>
              <w:bookmarkEnd w:id="1504"/>
              <w:bookmarkEnd w:id="1505"/>
            </w:del>
          </w:p>
        </w:tc>
        <w:bookmarkStart w:id="1506" w:name="_Toc532506174"/>
        <w:bookmarkStart w:id="1507" w:name="_Toc532506986"/>
        <w:bookmarkStart w:id="1508" w:name="_Toc532507237"/>
        <w:bookmarkStart w:id="1509" w:name="_Toc532507482"/>
        <w:bookmarkStart w:id="1510" w:name="_Toc532507733"/>
        <w:bookmarkStart w:id="1511" w:name="_Toc532507978"/>
        <w:bookmarkStart w:id="1512" w:name="_Toc532508223"/>
        <w:bookmarkStart w:id="1513" w:name="_Toc532510699"/>
        <w:bookmarkStart w:id="1514" w:name="_Toc532516720"/>
        <w:bookmarkEnd w:id="1506"/>
        <w:bookmarkEnd w:id="1507"/>
        <w:bookmarkEnd w:id="1508"/>
        <w:bookmarkEnd w:id="1509"/>
        <w:bookmarkEnd w:id="1510"/>
        <w:bookmarkEnd w:id="1511"/>
        <w:bookmarkEnd w:id="1512"/>
        <w:bookmarkEnd w:id="1513"/>
        <w:bookmarkEnd w:id="1514"/>
      </w:tr>
      <w:tr w:rsidR="006F7E23" w:rsidDel="004650A1" w14:paraId="05F05DEB" w14:textId="24AA4AAF" w:rsidTr="006F7E23">
        <w:trPr>
          <w:del w:id="1515" w:author="adachi kento" w:date="2018-12-13T22:18:00Z"/>
        </w:trPr>
        <w:tc>
          <w:tcPr>
            <w:tcW w:w="1435" w:type="dxa"/>
          </w:tcPr>
          <w:p w14:paraId="3248472B" w14:textId="620E43DD" w:rsidR="006F7E23" w:rsidRPr="006F7E23" w:rsidDel="004650A1" w:rsidRDefault="00402C40" w:rsidP="006F7E23">
            <w:pPr>
              <w:pStyle w:val="ListofSymbolsAbbreviations"/>
              <w:rPr>
                <w:del w:id="1516" w:author="adachi kento" w:date="2018-12-13T22:18:00Z"/>
              </w:rPr>
            </w:pPr>
            <w:del w:id="1517" w:author="adachi kento" w:date="2018-12-13T22:18:00Z">
              <w:r w:rsidRPr="00E64057">
                <w:rPr>
                  <w:noProof/>
                </w:rPr>
                <w:object w:dxaOrig="499" w:dyaOrig="320" w14:anchorId="1B01A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25.9pt;height:12.95pt;mso-width-percent:0;mso-height-percent:0;mso-width-percent:0;mso-height-percent:0" o:ole="">
                    <v:imagedata r:id="rId15" o:title=""/>
                  </v:shape>
                  <o:OLEObject Type="Embed" ProgID="Equation.DSMT4" ShapeID="_x0000_i1031" DrawAspect="Content" ObjectID="_1606261746" r:id="rId16"/>
                </w:object>
              </w:r>
              <w:bookmarkStart w:id="1518" w:name="_Toc532506175"/>
              <w:bookmarkStart w:id="1519" w:name="_Toc532506987"/>
              <w:bookmarkStart w:id="1520" w:name="_Toc532507238"/>
              <w:bookmarkStart w:id="1521" w:name="_Toc532507483"/>
              <w:bookmarkStart w:id="1522" w:name="_Toc532507734"/>
              <w:bookmarkStart w:id="1523" w:name="_Toc532507979"/>
              <w:bookmarkStart w:id="1524" w:name="_Toc532508224"/>
              <w:bookmarkStart w:id="1525" w:name="_Toc532510700"/>
              <w:bookmarkStart w:id="1526" w:name="_Toc532516721"/>
              <w:bookmarkEnd w:id="1518"/>
              <w:bookmarkEnd w:id="1519"/>
              <w:bookmarkEnd w:id="1520"/>
              <w:bookmarkEnd w:id="1521"/>
              <w:bookmarkEnd w:id="1522"/>
              <w:bookmarkEnd w:id="1523"/>
              <w:bookmarkEnd w:id="1524"/>
              <w:bookmarkEnd w:id="1525"/>
              <w:bookmarkEnd w:id="1526"/>
            </w:del>
          </w:p>
        </w:tc>
        <w:tc>
          <w:tcPr>
            <w:tcW w:w="630" w:type="dxa"/>
          </w:tcPr>
          <w:p w14:paraId="19DEF80B" w14:textId="519CD502" w:rsidR="006F7E23" w:rsidDel="004650A1" w:rsidRDefault="006F7E23" w:rsidP="006F7E23">
            <w:pPr>
              <w:rPr>
                <w:del w:id="1527" w:author="adachi kento" w:date="2018-12-13T22:18:00Z"/>
              </w:rPr>
            </w:pPr>
            <w:del w:id="1528" w:author="adachi kento" w:date="2018-12-13T22:18:00Z">
              <w:r w:rsidRPr="00C7027F" w:rsidDel="004650A1">
                <w:delText>-</w:delText>
              </w:r>
              <w:bookmarkStart w:id="1529" w:name="_Toc532506176"/>
              <w:bookmarkStart w:id="1530" w:name="_Toc532506988"/>
              <w:bookmarkStart w:id="1531" w:name="_Toc532507239"/>
              <w:bookmarkStart w:id="1532" w:name="_Toc532507484"/>
              <w:bookmarkStart w:id="1533" w:name="_Toc532507735"/>
              <w:bookmarkStart w:id="1534" w:name="_Toc532507980"/>
              <w:bookmarkStart w:id="1535" w:name="_Toc532508225"/>
              <w:bookmarkStart w:id="1536" w:name="_Toc532510701"/>
              <w:bookmarkStart w:id="1537" w:name="_Toc532516722"/>
              <w:bookmarkEnd w:id="1529"/>
              <w:bookmarkEnd w:id="1530"/>
              <w:bookmarkEnd w:id="1531"/>
              <w:bookmarkEnd w:id="1532"/>
              <w:bookmarkEnd w:id="1533"/>
              <w:bookmarkEnd w:id="1534"/>
              <w:bookmarkEnd w:id="1535"/>
              <w:bookmarkEnd w:id="1536"/>
              <w:bookmarkEnd w:id="1537"/>
            </w:del>
          </w:p>
        </w:tc>
        <w:tc>
          <w:tcPr>
            <w:tcW w:w="6146" w:type="dxa"/>
          </w:tcPr>
          <w:p w14:paraId="19DE730C" w14:textId="2CCBE203" w:rsidR="006F7E23" w:rsidDel="004650A1" w:rsidRDefault="006F7E23" w:rsidP="006F7E23">
            <w:pPr>
              <w:rPr>
                <w:del w:id="1538" w:author="adachi kento" w:date="2018-12-13T22:18:00Z"/>
              </w:rPr>
            </w:pPr>
            <w:del w:id="1539" w:author="adachi kento" w:date="2018-12-13T22:18:00Z">
              <w:r w:rsidRPr="00C7027F" w:rsidDel="004650A1">
                <w:delText>Diameter</w:delText>
              </w:r>
              <w:bookmarkStart w:id="1540" w:name="_Toc532506177"/>
              <w:bookmarkStart w:id="1541" w:name="_Toc532506989"/>
              <w:bookmarkStart w:id="1542" w:name="_Toc532507240"/>
              <w:bookmarkStart w:id="1543" w:name="_Toc532507485"/>
              <w:bookmarkStart w:id="1544" w:name="_Toc532507736"/>
              <w:bookmarkStart w:id="1545" w:name="_Toc532507981"/>
              <w:bookmarkStart w:id="1546" w:name="_Toc532508226"/>
              <w:bookmarkStart w:id="1547" w:name="_Toc532510702"/>
              <w:bookmarkStart w:id="1548" w:name="_Toc532516723"/>
              <w:bookmarkEnd w:id="1540"/>
              <w:bookmarkEnd w:id="1541"/>
              <w:bookmarkEnd w:id="1542"/>
              <w:bookmarkEnd w:id="1543"/>
              <w:bookmarkEnd w:id="1544"/>
              <w:bookmarkEnd w:id="1545"/>
              <w:bookmarkEnd w:id="1546"/>
              <w:bookmarkEnd w:id="1547"/>
              <w:bookmarkEnd w:id="1548"/>
            </w:del>
          </w:p>
        </w:tc>
        <w:bookmarkStart w:id="1549" w:name="_Toc532506178"/>
        <w:bookmarkStart w:id="1550" w:name="_Toc532506990"/>
        <w:bookmarkStart w:id="1551" w:name="_Toc532507241"/>
        <w:bookmarkStart w:id="1552" w:name="_Toc532507486"/>
        <w:bookmarkStart w:id="1553" w:name="_Toc532507737"/>
        <w:bookmarkStart w:id="1554" w:name="_Toc532507982"/>
        <w:bookmarkStart w:id="1555" w:name="_Toc532508227"/>
        <w:bookmarkStart w:id="1556" w:name="_Toc532510703"/>
        <w:bookmarkStart w:id="1557" w:name="_Toc532516724"/>
        <w:bookmarkEnd w:id="1549"/>
        <w:bookmarkEnd w:id="1550"/>
        <w:bookmarkEnd w:id="1551"/>
        <w:bookmarkEnd w:id="1552"/>
        <w:bookmarkEnd w:id="1553"/>
        <w:bookmarkEnd w:id="1554"/>
        <w:bookmarkEnd w:id="1555"/>
        <w:bookmarkEnd w:id="1556"/>
        <w:bookmarkEnd w:id="1557"/>
      </w:tr>
      <w:tr w:rsidR="006F7E23" w:rsidDel="004650A1" w14:paraId="75443AED" w14:textId="50EA6D36" w:rsidTr="006F7E23">
        <w:trPr>
          <w:del w:id="1558" w:author="adachi kento" w:date="2018-12-13T22:18:00Z"/>
        </w:trPr>
        <w:tc>
          <w:tcPr>
            <w:tcW w:w="1435" w:type="dxa"/>
          </w:tcPr>
          <w:p w14:paraId="714FA994" w14:textId="4F0F921E" w:rsidR="006F7E23" w:rsidRPr="006F7E23" w:rsidDel="004650A1" w:rsidRDefault="00402C40" w:rsidP="006F7E23">
            <w:pPr>
              <w:pStyle w:val="ListofSymbolsAbbreviations"/>
              <w:rPr>
                <w:del w:id="1559" w:author="adachi kento" w:date="2018-12-13T22:18:00Z"/>
              </w:rPr>
            </w:pPr>
            <w:del w:id="1560" w:author="adachi kento" w:date="2018-12-13T22:18:00Z">
              <w:r w:rsidRPr="00E64057">
                <w:rPr>
                  <w:noProof/>
                </w:rPr>
                <w:object w:dxaOrig="260" w:dyaOrig="260" w14:anchorId="6535B6A0">
                  <v:shape id="_x0000_i1030" type="#_x0000_t75" alt="" style="width:12.95pt;height:12.95pt;mso-width-percent:0;mso-height-percent:0;mso-width-percent:0;mso-height-percent:0" o:ole="">
                    <v:imagedata r:id="rId17" o:title=""/>
                  </v:shape>
                  <o:OLEObject Type="Embed" ProgID="Equation.DSMT4" ShapeID="_x0000_i1030" DrawAspect="Content" ObjectID="_1606261747" r:id="rId18"/>
                </w:object>
              </w:r>
              <w:bookmarkStart w:id="1561" w:name="_Toc532506179"/>
              <w:bookmarkStart w:id="1562" w:name="_Toc532506991"/>
              <w:bookmarkStart w:id="1563" w:name="_Toc532507242"/>
              <w:bookmarkStart w:id="1564" w:name="_Toc532507487"/>
              <w:bookmarkStart w:id="1565" w:name="_Toc532507738"/>
              <w:bookmarkStart w:id="1566" w:name="_Toc532507983"/>
              <w:bookmarkStart w:id="1567" w:name="_Toc532508228"/>
              <w:bookmarkStart w:id="1568" w:name="_Toc532510704"/>
              <w:bookmarkStart w:id="1569" w:name="_Toc532516725"/>
              <w:bookmarkEnd w:id="1561"/>
              <w:bookmarkEnd w:id="1562"/>
              <w:bookmarkEnd w:id="1563"/>
              <w:bookmarkEnd w:id="1564"/>
              <w:bookmarkEnd w:id="1565"/>
              <w:bookmarkEnd w:id="1566"/>
              <w:bookmarkEnd w:id="1567"/>
              <w:bookmarkEnd w:id="1568"/>
              <w:bookmarkEnd w:id="1569"/>
            </w:del>
          </w:p>
        </w:tc>
        <w:tc>
          <w:tcPr>
            <w:tcW w:w="630" w:type="dxa"/>
          </w:tcPr>
          <w:p w14:paraId="18298F39" w14:textId="07413387" w:rsidR="006F7E23" w:rsidDel="004650A1" w:rsidRDefault="006F7E23" w:rsidP="006F7E23">
            <w:pPr>
              <w:rPr>
                <w:del w:id="1570" w:author="adachi kento" w:date="2018-12-13T22:18:00Z"/>
              </w:rPr>
            </w:pPr>
            <w:del w:id="1571" w:author="adachi kento" w:date="2018-12-13T22:18:00Z">
              <w:r w:rsidRPr="00C7027F" w:rsidDel="004650A1">
                <w:delText>-</w:delText>
              </w:r>
              <w:bookmarkStart w:id="1572" w:name="_Toc532506180"/>
              <w:bookmarkStart w:id="1573" w:name="_Toc532506992"/>
              <w:bookmarkStart w:id="1574" w:name="_Toc532507243"/>
              <w:bookmarkStart w:id="1575" w:name="_Toc532507488"/>
              <w:bookmarkStart w:id="1576" w:name="_Toc532507739"/>
              <w:bookmarkStart w:id="1577" w:name="_Toc532507984"/>
              <w:bookmarkStart w:id="1578" w:name="_Toc532508229"/>
              <w:bookmarkStart w:id="1579" w:name="_Toc532510705"/>
              <w:bookmarkStart w:id="1580" w:name="_Toc532516726"/>
              <w:bookmarkEnd w:id="1572"/>
              <w:bookmarkEnd w:id="1573"/>
              <w:bookmarkEnd w:id="1574"/>
              <w:bookmarkEnd w:id="1575"/>
              <w:bookmarkEnd w:id="1576"/>
              <w:bookmarkEnd w:id="1577"/>
              <w:bookmarkEnd w:id="1578"/>
              <w:bookmarkEnd w:id="1579"/>
              <w:bookmarkEnd w:id="1580"/>
            </w:del>
          </w:p>
        </w:tc>
        <w:tc>
          <w:tcPr>
            <w:tcW w:w="6146" w:type="dxa"/>
          </w:tcPr>
          <w:p w14:paraId="0D684C4F" w14:textId="3DBE8468" w:rsidR="006F7E23" w:rsidDel="004650A1" w:rsidRDefault="006F7E23" w:rsidP="006F7E23">
            <w:pPr>
              <w:rPr>
                <w:del w:id="1581" w:author="adachi kento" w:date="2018-12-13T22:18:00Z"/>
              </w:rPr>
            </w:pPr>
            <w:del w:id="1582" w:author="adachi kento" w:date="2018-12-13T22:18:00Z">
              <w:r w:rsidRPr="00C7027F" w:rsidDel="004650A1">
                <w:delText>Force</w:delText>
              </w:r>
              <w:bookmarkStart w:id="1583" w:name="_Toc532506181"/>
              <w:bookmarkStart w:id="1584" w:name="_Toc532506993"/>
              <w:bookmarkStart w:id="1585" w:name="_Toc532507244"/>
              <w:bookmarkStart w:id="1586" w:name="_Toc532507489"/>
              <w:bookmarkStart w:id="1587" w:name="_Toc532507740"/>
              <w:bookmarkStart w:id="1588" w:name="_Toc532507985"/>
              <w:bookmarkStart w:id="1589" w:name="_Toc532508230"/>
              <w:bookmarkStart w:id="1590" w:name="_Toc532510706"/>
              <w:bookmarkStart w:id="1591" w:name="_Toc532516727"/>
              <w:bookmarkEnd w:id="1583"/>
              <w:bookmarkEnd w:id="1584"/>
              <w:bookmarkEnd w:id="1585"/>
              <w:bookmarkEnd w:id="1586"/>
              <w:bookmarkEnd w:id="1587"/>
              <w:bookmarkEnd w:id="1588"/>
              <w:bookmarkEnd w:id="1589"/>
              <w:bookmarkEnd w:id="1590"/>
              <w:bookmarkEnd w:id="1591"/>
            </w:del>
          </w:p>
        </w:tc>
        <w:bookmarkStart w:id="1592" w:name="_Toc532506182"/>
        <w:bookmarkStart w:id="1593" w:name="_Toc532506994"/>
        <w:bookmarkStart w:id="1594" w:name="_Toc532507245"/>
        <w:bookmarkStart w:id="1595" w:name="_Toc532507490"/>
        <w:bookmarkStart w:id="1596" w:name="_Toc532507741"/>
        <w:bookmarkStart w:id="1597" w:name="_Toc532507986"/>
        <w:bookmarkStart w:id="1598" w:name="_Toc532508231"/>
        <w:bookmarkStart w:id="1599" w:name="_Toc532510707"/>
        <w:bookmarkStart w:id="1600" w:name="_Toc532516728"/>
        <w:bookmarkEnd w:id="1592"/>
        <w:bookmarkEnd w:id="1593"/>
        <w:bookmarkEnd w:id="1594"/>
        <w:bookmarkEnd w:id="1595"/>
        <w:bookmarkEnd w:id="1596"/>
        <w:bookmarkEnd w:id="1597"/>
        <w:bookmarkEnd w:id="1598"/>
        <w:bookmarkEnd w:id="1599"/>
        <w:bookmarkEnd w:id="1600"/>
      </w:tr>
      <w:tr w:rsidR="006F7E23" w:rsidDel="004650A1" w14:paraId="76C30789" w14:textId="636E4F09" w:rsidTr="006F7E23">
        <w:trPr>
          <w:del w:id="1601" w:author="adachi kento" w:date="2018-12-13T22:18:00Z"/>
        </w:trPr>
        <w:tc>
          <w:tcPr>
            <w:tcW w:w="1435" w:type="dxa"/>
          </w:tcPr>
          <w:p w14:paraId="55959A32" w14:textId="03C84D54" w:rsidR="006F7E23" w:rsidRPr="006F7E23" w:rsidDel="004650A1" w:rsidRDefault="00402C40" w:rsidP="006F7E23">
            <w:pPr>
              <w:pStyle w:val="ListofSymbolsAbbreviations"/>
              <w:rPr>
                <w:del w:id="1602" w:author="adachi kento" w:date="2018-12-13T22:18:00Z"/>
              </w:rPr>
            </w:pPr>
            <w:del w:id="1603" w:author="adachi kento" w:date="2018-12-13T22:18:00Z">
              <w:r w:rsidRPr="00E64057">
                <w:rPr>
                  <w:noProof/>
                </w:rPr>
                <w:object w:dxaOrig="180" w:dyaOrig="220" w14:anchorId="2D92BB53">
                  <v:shape id="_x0000_i1029" type="#_x0000_t75" alt="" style="width:7.3pt;height:12.95pt;mso-width-percent:0;mso-height-percent:0;mso-width-percent:0;mso-height-percent:0" o:ole="">
                    <v:imagedata r:id="rId19" o:title=""/>
                  </v:shape>
                  <o:OLEObject Type="Embed" ProgID="Equation.DSMT4" ShapeID="_x0000_i1029" DrawAspect="Content" ObjectID="_1606261748" r:id="rId20"/>
                </w:object>
              </w:r>
              <w:bookmarkStart w:id="1604" w:name="_Toc532506183"/>
              <w:bookmarkStart w:id="1605" w:name="_Toc532506995"/>
              <w:bookmarkStart w:id="1606" w:name="_Toc532507246"/>
              <w:bookmarkStart w:id="1607" w:name="_Toc532507491"/>
              <w:bookmarkStart w:id="1608" w:name="_Toc532507742"/>
              <w:bookmarkStart w:id="1609" w:name="_Toc532507987"/>
              <w:bookmarkStart w:id="1610" w:name="_Toc532508232"/>
              <w:bookmarkStart w:id="1611" w:name="_Toc532510708"/>
              <w:bookmarkStart w:id="1612" w:name="_Toc532516729"/>
              <w:bookmarkEnd w:id="1604"/>
              <w:bookmarkEnd w:id="1605"/>
              <w:bookmarkEnd w:id="1606"/>
              <w:bookmarkEnd w:id="1607"/>
              <w:bookmarkEnd w:id="1608"/>
              <w:bookmarkEnd w:id="1609"/>
              <w:bookmarkEnd w:id="1610"/>
              <w:bookmarkEnd w:id="1611"/>
              <w:bookmarkEnd w:id="1612"/>
            </w:del>
          </w:p>
        </w:tc>
        <w:tc>
          <w:tcPr>
            <w:tcW w:w="630" w:type="dxa"/>
          </w:tcPr>
          <w:p w14:paraId="674952FE" w14:textId="7FAC4392" w:rsidR="006F7E23" w:rsidDel="004650A1" w:rsidRDefault="006F7E23" w:rsidP="006F7E23">
            <w:pPr>
              <w:rPr>
                <w:del w:id="1613" w:author="adachi kento" w:date="2018-12-13T22:18:00Z"/>
              </w:rPr>
            </w:pPr>
            <w:del w:id="1614" w:author="adachi kento" w:date="2018-12-13T22:18:00Z">
              <w:r w:rsidRPr="00C7027F" w:rsidDel="004650A1">
                <w:delText>-</w:delText>
              </w:r>
              <w:bookmarkStart w:id="1615" w:name="_Toc532506184"/>
              <w:bookmarkStart w:id="1616" w:name="_Toc532506996"/>
              <w:bookmarkStart w:id="1617" w:name="_Toc532507247"/>
              <w:bookmarkStart w:id="1618" w:name="_Toc532507492"/>
              <w:bookmarkStart w:id="1619" w:name="_Toc532507743"/>
              <w:bookmarkStart w:id="1620" w:name="_Toc532507988"/>
              <w:bookmarkStart w:id="1621" w:name="_Toc532508233"/>
              <w:bookmarkStart w:id="1622" w:name="_Toc532510709"/>
              <w:bookmarkStart w:id="1623" w:name="_Toc532516730"/>
              <w:bookmarkEnd w:id="1615"/>
              <w:bookmarkEnd w:id="1616"/>
              <w:bookmarkEnd w:id="1617"/>
              <w:bookmarkEnd w:id="1618"/>
              <w:bookmarkEnd w:id="1619"/>
              <w:bookmarkEnd w:id="1620"/>
              <w:bookmarkEnd w:id="1621"/>
              <w:bookmarkEnd w:id="1622"/>
              <w:bookmarkEnd w:id="1623"/>
            </w:del>
          </w:p>
        </w:tc>
        <w:tc>
          <w:tcPr>
            <w:tcW w:w="6146" w:type="dxa"/>
          </w:tcPr>
          <w:p w14:paraId="0301CA85" w14:textId="0EBF7EC0" w:rsidR="006F7E23" w:rsidDel="004650A1" w:rsidRDefault="006F7E23" w:rsidP="006F7E23">
            <w:pPr>
              <w:rPr>
                <w:del w:id="1624" w:author="adachi kento" w:date="2018-12-13T22:18:00Z"/>
              </w:rPr>
            </w:pPr>
            <w:del w:id="1625" w:author="adachi kento" w:date="2018-12-13T22:18:00Z">
              <w:r w:rsidRPr="00C7027F" w:rsidDel="004650A1">
                <w:delText>Velocity</w:delText>
              </w:r>
              <w:bookmarkStart w:id="1626" w:name="_Toc532506185"/>
              <w:bookmarkStart w:id="1627" w:name="_Toc532506997"/>
              <w:bookmarkStart w:id="1628" w:name="_Toc532507248"/>
              <w:bookmarkStart w:id="1629" w:name="_Toc532507493"/>
              <w:bookmarkStart w:id="1630" w:name="_Toc532507744"/>
              <w:bookmarkStart w:id="1631" w:name="_Toc532507989"/>
              <w:bookmarkStart w:id="1632" w:name="_Toc532508234"/>
              <w:bookmarkStart w:id="1633" w:name="_Toc532510710"/>
              <w:bookmarkStart w:id="1634" w:name="_Toc532516731"/>
              <w:bookmarkEnd w:id="1626"/>
              <w:bookmarkEnd w:id="1627"/>
              <w:bookmarkEnd w:id="1628"/>
              <w:bookmarkEnd w:id="1629"/>
              <w:bookmarkEnd w:id="1630"/>
              <w:bookmarkEnd w:id="1631"/>
              <w:bookmarkEnd w:id="1632"/>
              <w:bookmarkEnd w:id="1633"/>
              <w:bookmarkEnd w:id="1634"/>
            </w:del>
          </w:p>
        </w:tc>
        <w:bookmarkStart w:id="1635" w:name="_Toc532506186"/>
        <w:bookmarkStart w:id="1636" w:name="_Toc532506998"/>
        <w:bookmarkStart w:id="1637" w:name="_Toc532507249"/>
        <w:bookmarkStart w:id="1638" w:name="_Toc532507494"/>
        <w:bookmarkStart w:id="1639" w:name="_Toc532507745"/>
        <w:bookmarkStart w:id="1640" w:name="_Toc532507990"/>
        <w:bookmarkStart w:id="1641" w:name="_Toc532508235"/>
        <w:bookmarkStart w:id="1642" w:name="_Toc532510711"/>
        <w:bookmarkStart w:id="1643" w:name="_Toc532516732"/>
        <w:bookmarkEnd w:id="1635"/>
        <w:bookmarkEnd w:id="1636"/>
        <w:bookmarkEnd w:id="1637"/>
        <w:bookmarkEnd w:id="1638"/>
        <w:bookmarkEnd w:id="1639"/>
        <w:bookmarkEnd w:id="1640"/>
        <w:bookmarkEnd w:id="1641"/>
        <w:bookmarkEnd w:id="1642"/>
        <w:bookmarkEnd w:id="1643"/>
      </w:tr>
      <w:tr w:rsidR="006F7E23" w:rsidDel="004650A1" w14:paraId="6B128B33" w14:textId="18D01541" w:rsidTr="006F7E23">
        <w:trPr>
          <w:del w:id="1644" w:author="adachi kento" w:date="2018-12-13T22:18:00Z"/>
        </w:trPr>
        <w:tc>
          <w:tcPr>
            <w:tcW w:w="1435" w:type="dxa"/>
          </w:tcPr>
          <w:p w14:paraId="33050DF5" w14:textId="1B6206D1" w:rsidR="006F7E23" w:rsidRPr="006F7E23" w:rsidDel="004650A1" w:rsidRDefault="00402C40" w:rsidP="006F7E23">
            <w:pPr>
              <w:pStyle w:val="ListofSymbolsAbbreviations"/>
              <w:rPr>
                <w:del w:id="1645" w:author="adachi kento" w:date="2018-12-13T22:18:00Z"/>
              </w:rPr>
            </w:pPr>
            <w:del w:id="1646" w:author="adachi kento" w:date="2018-12-13T22:18:00Z">
              <w:r w:rsidRPr="00E64057">
                <w:rPr>
                  <w:rFonts w:eastAsiaTheme="minorHAnsi"/>
                  <w:noProof/>
                </w:rPr>
                <w:object w:dxaOrig="240" w:dyaOrig="260" w14:anchorId="04AC3958">
                  <v:shape id="_x0000_i1028" type="#_x0000_t75" alt="" style="width:12.95pt;height:12.95pt;mso-width-percent:0;mso-height-percent:0;mso-width-percent:0;mso-height-percent:0" o:ole="">
                    <v:imagedata r:id="rId21" o:title=""/>
                  </v:shape>
                  <o:OLEObject Type="Embed" ProgID="Equation.DSMT4" ShapeID="_x0000_i1028" DrawAspect="Content" ObjectID="_1606261749" r:id="rId22"/>
                </w:object>
              </w:r>
              <w:bookmarkStart w:id="1647" w:name="_Toc532506187"/>
              <w:bookmarkStart w:id="1648" w:name="_Toc532506999"/>
              <w:bookmarkStart w:id="1649" w:name="_Toc532507250"/>
              <w:bookmarkStart w:id="1650" w:name="_Toc532507495"/>
              <w:bookmarkStart w:id="1651" w:name="_Toc532507746"/>
              <w:bookmarkStart w:id="1652" w:name="_Toc532507991"/>
              <w:bookmarkStart w:id="1653" w:name="_Toc532508236"/>
              <w:bookmarkStart w:id="1654" w:name="_Toc532510712"/>
              <w:bookmarkStart w:id="1655" w:name="_Toc532516733"/>
              <w:bookmarkEnd w:id="1647"/>
              <w:bookmarkEnd w:id="1648"/>
              <w:bookmarkEnd w:id="1649"/>
              <w:bookmarkEnd w:id="1650"/>
              <w:bookmarkEnd w:id="1651"/>
              <w:bookmarkEnd w:id="1652"/>
              <w:bookmarkEnd w:id="1653"/>
              <w:bookmarkEnd w:id="1654"/>
              <w:bookmarkEnd w:id="1655"/>
            </w:del>
          </w:p>
        </w:tc>
        <w:tc>
          <w:tcPr>
            <w:tcW w:w="630" w:type="dxa"/>
          </w:tcPr>
          <w:p w14:paraId="63F52BDF" w14:textId="5E1CA6FB" w:rsidR="006F7E23" w:rsidDel="004650A1" w:rsidRDefault="006F7E23" w:rsidP="006F7E23">
            <w:pPr>
              <w:rPr>
                <w:del w:id="1656" w:author="adachi kento" w:date="2018-12-13T22:18:00Z"/>
              </w:rPr>
            </w:pPr>
            <w:del w:id="1657" w:author="adachi kento" w:date="2018-12-13T22:18:00Z">
              <w:r w:rsidRPr="00C7027F" w:rsidDel="004650A1">
                <w:delText>-</w:delText>
              </w:r>
              <w:bookmarkStart w:id="1658" w:name="_Toc532506188"/>
              <w:bookmarkStart w:id="1659" w:name="_Toc532507000"/>
              <w:bookmarkStart w:id="1660" w:name="_Toc532507251"/>
              <w:bookmarkStart w:id="1661" w:name="_Toc532507496"/>
              <w:bookmarkStart w:id="1662" w:name="_Toc532507747"/>
              <w:bookmarkStart w:id="1663" w:name="_Toc532507992"/>
              <w:bookmarkStart w:id="1664" w:name="_Toc532508237"/>
              <w:bookmarkStart w:id="1665" w:name="_Toc532510713"/>
              <w:bookmarkStart w:id="1666" w:name="_Toc532516734"/>
              <w:bookmarkEnd w:id="1658"/>
              <w:bookmarkEnd w:id="1659"/>
              <w:bookmarkEnd w:id="1660"/>
              <w:bookmarkEnd w:id="1661"/>
              <w:bookmarkEnd w:id="1662"/>
              <w:bookmarkEnd w:id="1663"/>
              <w:bookmarkEnd w:id="1664"/>
              <w:bookmarkEnd w:id="1665"/>
              <w:bookmarkEnd w:id="1666"/>
            </w:del>
          </w:p>
        </w:tc>
        <w:tc>
          <w:tcPr>
            <w:tcW w:w="6146" w:type="dxa"/>
          </w:tcPr>
          <w:p w14:paraId="4FA0E8DF" w14:textId="61E7E885" w:rsidR="006F7E23" w:rsidDel="004650A1" w:rsidRDefault="006F7E23" w:rsidP="006F7E23">
            <w:pPr>
              <w:rPr>
                <w:del w:id="1667" w:author="adachi kento" w:date="2018-12-13T22:18:00Z"/>
              </w:rPr>
            </w:pPr>
            <w:del w:id="1668" w:author="adachi kento" w:date="2018-12-13T22:18:00Z">
              <w:r w:rsidRPr="00C7027F" w:rsidDel="004650A1">
                <w:delText>Pressure</w:delText>
              </w:r>
              <w:bookmarkStart w:id="1669" w:name="_Toc532506189"/>
              <w:bookmarkStart w:id="1670" w:name="_Toc532507001"/>
              <w:bookmarkStart w:id="1671" w:name="_Toc532507252"/>
              <w:bookmarkStart w:id="1672" w:name="_Toc532507497"/>
              <w:bookmarkStart w:id="1673" w:name="_Toc532507748"/>
              <w:bookmarkStart w:id="1674" w:name="_Toc532507993"/>
              <w:bookmarkStart w:id="1675" w:name="_Toc532508238"/>
              <w:bookmarkStart w:id="1676" w:name="_Toc532510714"/>
              <w:bookmarkStart w:id="1677" w:name="_Toc532516735"/>
              <w:bookmarkEnd w:id="1669"/>
              <w:bookmarkEnd w:id="1670"/>
              <w:bookmarkEnd w:id="1671"/>
              <w:bookmarkEnd w:id="1672"/>
              <w:bookmarkEnd w:id="1673"/>
              <w:bookmarkEnd w:id="1674"/>
              <w:bookmarkEnd w:id="1675"/>
              <w:bookmarkEnd w:id="1676"/>
              <w:bookmarkEnd w:id="1677"/>
            </w:del>
          </w:p>
        </w:tc>
        <w:bookmarkStart w:id="1678" w:name="_Toc532506190"/>
        <w:bookmarkStart w:id="1679" w:name="_Toc532507002"/>
        <w:bookmarkStart w:id="1680" w:name="_Toc532507253"/>
        <w:bookmarkStart w:id="1681" w:name="_Toc532507498"/>
        <w:bookmarkStart w:id="1682" w:name="_Toc532507749"/>
        <w:bookmarkStart w:id="1683" w:name="_Toc532507994"/>
        <w:bookmarkStart w:id="1684" w:name="_Toc532508239"/>
        <w:bookmarkStart w:id="1685" w:name="_Toc532510715"/>
        <w:bookmarkStart w:id="1686" w:name="_Toc532516736"/>
        <w:bookmarkEnd w:id="1678"/>
        <w:bookmarkEnd w:id="1679"/>
        <w:bookmarkEnd w:id="1680"/>
        <w:bookmarkEnd w:id="1681"/>
        <w:bookmarkEnd w:id="1682"/>
        <w:bookmarkEnd w:id="1683"/>
        <w:bookmarkEnd w:id="1684"/>
        <w:bookmarkEnd w:id="1685"/>
        <w:bookmarkEnd w:id="1686"/>
      </w:tr>
      <w:tr w:rsidR="006F7E23" w:rsidDel="004650A1" w14:paraId="679280B4" w14:textId="4FE76204" w:rsidTr="006F7E23">
        <w:trPr>
          <w:del w:id="1687" w:author="adachi kento" w:date="2018-12-13T22:18:00Z"/>
        </w:trPr>
        <w:tc>
          <w:tcPr>
            <w:tcW w:w="1435" w:type="dxa"/>
          </w:tcPr>
          <w:p w14:paraId="41731BB6" w14:textId="7E969E84" w:rsidR="006F7E23" w:rsidRPr="006F7E23" w:rsidDel="004650A1" w:rsidRDefault="00402C40" w:rsidP="006F7E23">
            <w:pPr>
              <w:pStyle w:val="ListofSymbolsAbbreviations"/>
              <w:rPr>
                <w:del w:id="1688" w:author="adachi kento" w:date="2018-12-13T22:18:00Z"/>
              </w:rPr>
            </w:pPr>
            <w:del w:id="1689" w:author="adachi kento" w:date="2018-12-13T22:18:00Z">
              <w:r w:rsidRPr="00E64057">
                <w:rPr>
                  <w:rFonts w:eastAsiaTheme="minorHAnsi"/>
                  <w:noProof/>
                </w:rPr>
                <w:object w:dxaOrig="200" w:dyaOrig="260" w14:anchorId="41397244">
                  <v:shape id="_x0000_i1027" type="#_x0000_t75" alt="" style="width:7.3pt;height:12.95pt;mso-width-percent:0;mso-height-percent:0;mso-width-percent:0;mso-height-percent:0" o:ole="">
                    <v:imagedata r:id="rId23" o:title=""/>
                  </v:shape>
                  <o:OLEObject Type="Embed" ProgID="Equation.DSMT4" ShapeID="_x0000_i1027" DrawAspect="Content" ObjectID="_1606261750" r:id="rId24"/>
                </w:object>
              </w:r>
              <w:bookmarkStart w:id="1690" w:name="_Toc532506191"/>
              <w:bookmarkStart w:id="1691" w:name="_Toc532507003"/>
              <w:bookmarkStart w:id="1692" w:name="_Toc532507254"/>
              <w:bookmarkStart w:id="1693" w:name="_Toc532507499"/>
              <w:bookmarkStart w:id="1694" w:name="_Toc532507750"/>
              <w:bookmarkStart w:id="1695" w:name="_Toc532507995"/>
              <w:bookmarkStart w:id="1696" w:name="_Toc532508240"/>
              <w:bookmarkStart w:id="1697" w:name="_Toc532510716"/>
              <w:bookmarkStart w:id="1698" w:name="_Toc532516737"/>
              <w:bookmarkEnd w:id="1690"/>
              <w:bookmarkEnd w:id="1691"/>
              <w:bookmarkEnd w:id="1692"/>
              <w:bookmarkEnd w:id="1693"/>
              <w:bookmarkEnd w:id="1694"/>
              <w:bookmarkEnd w:id="1695"/>
              <w:bookmarkEnd w:id="1696"/>
              <w:bookmarkEnd w:id="1697"/>
              <w:bookmarkEnd w:id="1698"/>
            </w:del>
          </w:p>
        </w:tc>
        <w:tc>
          <w:tcPr>
            <w:tcW w:w="630" w:type="dxa"/>
          </w:tcPr>
          <w:p w14:paraId="77FAFC71" w14:textId="4D627CF7" w:rsidR="006F7E23" w:rsidDel="004650A1" w:rsidRDefault="006F7E23" w:rsidP="006F7E23">
            <w:pPr>
              <w:rPr>
                <w:del w:id="1699" w:author="adachi kento" w:date="2018-12-13T22:18:00Z"/>
              </w:rPr>
            </w:pPr>
            <w:del w:id="1700" w:author="adachi kento" w:date="2018-12-13T22:18:00Z">
              <w:r w:rsidRPr="00C7027F" w:rsidDel="004650A1">
                <w:delText>-</w:delText>
              </w:r>
              <w:bookmarkStart w:id="1701" w:name="_Toc532506192"/>
              <w:bookmarkStart w:id="1702" w:name="_Toc532507004"/>
              <w:bookmarkStart w:id="1703" w:name="_Toc532507255"/>
              <w:bookmarkStart w:id="1704" w:name="_Toc532507500"/>
              <w:bookmarkStart w:id="1705" w:name="_Toc532507751"/>
              <w:bookmarkStart w:id="1706" w:name="_Toc532507996"/>
              <w:bookmarkStart w:id="1707" w:name="_Toc532508241"/>
              <w:bookmarkStart w:id="1708" w:name="_Toc532510717"/>
              <w:bookmarkStart w:id="1709" w:name="_Toc532516738"/>
              <w:bookmarkEnd w:id="1701"/>
              <w:bookmarkEnd w:id="1702"/>
              <w:bookmarkEnd w:id="1703"/>
              <w:bookmarkEnd w:id="1704"/>
              <w:bookmarkEnd w:id="1705"/>
              <w:bookmarkEnd w:id="1706"/>
              <w:bookmarkEnd w:id="1707"/>
              <w:bookmarkEnd w:id="1708"/>
              <w:bookmarkEnd w:id="1709"/>
            </w:del>
          </w:p>
        </w:tc>
        <w:tc>
          <w:tcPr>
            <w:tcW w:w="6146" w:type="dxa"/>
          </w:tcPr>
          <w:p w14:paraId="72B36765" w14:textId="61713ABD" w:rsidR="006F7E23" w:rsidDel="004650A1" w:rsidRDefault="006F7E23" w:rsidP="006F7E23">
            <w:pPr>
              <w:rPr>
                <w:del w:id="1710" w:author="adachi kento" w:date="2018-12-13T22:18:00Z"/>
              </w:rPr>
            </w:pPr>
            <w:del w:id="1711" w:author="adachi kento" w:date="2018-12-13T22:18:00Z">
              <w:r w:rsidRPr="00C7027F" w:rsidDel="004650A1">
                <w:delText>Moment of Inersia</w:delText>
              </w:r>
              <w:bookmarkStart w:id="1712" w:name="_Toc532506193"/>
              <w:bookmarkStart w:id="1713" w:name="_Toc532507005"/>
              <w:bookmarkStart w:id="1714" w:name="_Toc532507256"/>
              <w:bookmarkStart w:id="1715" w:name="_Toc532507501"/>
              <w:bookmarkStart w:id="1716" w:name="_Toc532507752"/>
              <w:bookmarkStart w:id="1717" w:name="_Toc532507997"/>
              <w:bookmarkStart w:id="1718" w:name="_Toc532508242"/>
              <w:bookmarkStart w:id="1719" w:name="_Toc532510718"/>
              <w:bookmarkStart w:id="1720" w:name="_Toc532516739"/>
              <w:bookmarkEnd w:id="1712"/>
              <w:bookmarkEnd w:id="1713"/>
              <w:bookmarkEnd w:id="1714"/>
              <w:bookmarkEnd w:id="1715"/>
              <w:bookmarkEnd w:id="1716"/>
              <w:bookmarkEnd w:id="1717"/>
              <w:bookmarkEnd w:id="1718"/>
              <w:bookmarkEnd w:id="1719"/>
              <w:bookmarkEnd w:id="1720"/>
            </w:del>
          </w:p>
        </w:tc>
        <w:bookmarkStart w:id="1721" w:name="_Toc532506194"/>
        <w:bookmarkStart w:id="1722" w:name="_Toc532507006"/>
        <w:bookmarkStart w:id="1723" w:name="_Toc532507257"/>
        <w:bookmarkStart w:id="1724" w:name="_Toc532507502"/>
        <w:bookmarkStart w:id="1725" w:name="_Toc532507753"/>
        <w:bookmarkStart w:id="1726" w:name="_Toc532507998"/>
        <w:bookmarkStart w:id="1727" w:name="_Toc532508243"/>
        <w:bookmarkStart w:id="1728" w:name="_Toc532510719"/>
        <w:bookmarkStart w:id="1729" w:name="_Toc532516740"/>
        <w:bookmarkEnd w:id="1721"/>
        <w:bookmarkEnd w:id="1722"/>
        <w:bookmarkEnd w:id="1723"/>
        <w:bookmarkEnd w:id="1724"/>
        <w:bookmarkEnd w:id="1725"/>
        <w:bookmarkEnd w:id="1726"/>
        <w:bookmarkEnd w:id="1727"/>
        <w:bookmarkEnd w:id="1728"/>
        <w:bookmarkEnd w:id="1729"/>
      </w:tr>
      <w:tr w:rsidR="006F7E23" w:rsidDel="004650A1" w14:paraId="41EF48A8" w14:textId="7324A549" w:rsidTr="006F7E23">
        <w:trPr>
          <w:del w:id="1730" w:author="adachi kento" w:date="2018-12-13T22:18:00Z"/>
        </w:trPr>
        <w:tc>
          <w:tcPr>
            <w:tcW w:w="1435" w:type="dxa"/>
          </w:tcPr>
          <w:p w14:paraId="7A6072B2" w14:textId="6A1CD200" w:rsidR="006F7E23" w:rsidRPr="006F7E23" w:rsidDel="004650A1" w:rsidRDefault="00402C40" w:rsidP="006F7E23">
            <w:pPr>
              <w:pStyle w:val="ListofSymbolsAbbreviations"/>
              <w:rPr>
                <w:del w:id="1731" w:author="adachi kento" w:date="2018-12-13T22:18:00Z"/>
              </w:rPr>
            </w:pPr>
            <w:del w:id="1732" w:author="adachi kento" w:date="2018-12-13T22:18:00Z">
              <w:r w:rsidRPr="00E64057">
                <w:rPr>
                  <w:rFonts w:eastAsiaTheme="minorHAnsi"/>
                  <w:noProof/>
                </w:rPr>
                <w:object w:dxaOrig="180" w:dyaOrig="200" w14:anchorId="733180BA">
                  <v:shape id="_x0000_i1026" type="#_x0000_t75" alt="" style="width:7.3pt;height:7.3pt;mso-width-percent:0;mso-height-percent:0;mso-width-percent:0;mso-height-percent:0" o:ole="">
                    <v:imagedata r:id="rId25" o:title=""/>
                  </v:shape>
                  <o:OLEObject Type="Embed" ProgID="Equation.DSMT4" ShapeID="_x0000_i1026" DrawAspect="Content" ObjectID="_1606261751" r:id="rId26"/>
                </w:object>
              </w:r>
              <w:bookmarkStart w:id="1733" w:name="_Toc532506195"/>
              <w:bookmarkStart w:id="1734" w:name="_Toc532507007"/>
              <w:bookmarkStart w:id="1735" w:name="_Toc532507258"/>
              <w:bookmarkStart w:id="1736" w:name="_Toc532507503"/>
              <w:bookmarkStart w:id="1737" w:name="_Toc532507754"/>
              <w:bookmarkStart w:id="1738" w:name="_Toc532507999"/>
              <w:bookmarkStart w:id="1739" w:name="_Toc532508244"/>
              <w:bookmarkStart w:id="1740" w:name="_Toc532510720"/>
              <w:bookmarkStart w:id="1741" w:name="_Toc532516741"/>
              <w:bookmarkEnd w:id="1733"/>
              <w:bookmarkEnd w:id="1734"/>
              <w:bookmarkEnd w:id="1735"/>
              <w:bookmarkEnd w:id="1736"/>
              <w:bookmarkEnd w:id="1737"/>
              <w:bookmarkEnd w:id="1738"/>
              <w:bookmarkEnd w:id="1739"/>
              <w:bookmarkEnd w:id="1740"/>
              <w:bookmarkEnd w:id="1741"/>
            </w:del>
          </w:p>
        </w:tc>
        <w:tc>
          <w:tcPr>
            <w:tcW w:w="630" w:type="dxa"/>
          </w:tcPr>
          <w:p w14:paraId="611D19C9" w14:textId="1EF1E72C" w:rsidR="006F7E23" w:rsidDel="004650A1" w:rsidRDefault="006F7E23" w:rsidP="006F7E23">
            <w:pPr>
              <w:rPr>
                <w:del w:id="1742" w:author="adachi kento" w:date="2018-12-13T22:18:00Z"/>
              </w:rPr>
            </w:pPr>
            <w:del w:id="1743" w:author="adachi kento" w:date="2018-12-13T22:18:00Z">
              <w:r w:rsidRPr="00C7027F" w:rsidDel="004650A1">
                <w:delText>-</w:delText>
              </w:r>
              <w:bookmarkStart w:id="1744" w:name="_Toc532506196"/>
              <w:bookmarkStart w:id="1745" w:name="_Toc532507008"/>
              <w:bookmarkStart w:id="1746" w:name="_Toc532507259"/>
              <w:bookmarkStart w:id="1747" w:name="_Toc532507504"/>
              <w:bookmarkStart w:id="1748" w:name="_Toc532507755"/>
              <w:bookmarkStart w:id="1749" w:name="_Toc532508000"/>
              <w:bookmarkStart w:id="1750" w:name="_Toc532508245"/>
              <w:bookmarkStart w:id="1751" w:name="_Toc532510721"/>
              <w:bookmarkStart w:id="1752" w:name="_Toc532516742"/>
              <w:bookmarkEnd w:id="1744"/>
              <w:bookmarkEnd w:id="1745"/>
              <w:bookmarkEnd w:id="1746"/>
              <w:bookmarkEnd w:id="1747"/>
              <w:bookmarkEnd w:id="1748"/>
              <w:bookmarkEnd w:id="1749"/>
              <w:bookmarkEnd w:id="1750"/>
              <w:bookmarkEnd w:id="1751"/>
              <w:bookmarkEnd w:id="1752"/>
            </w:del>
          </w:p>
        </w:tc>
        <w:tc>
          <w:tcPr>
            <w:tcW w:w="6146" w:type="dxa"/>
          </w:tcPr>
          <w:p w14:paraId="34732F6D" w14:textId="0EDDEEF3" w:rsidR="006F7E23" w:rsidDel="004650A1" w:rsidRDefault="006F7E23" w:rsidP="006F7E23">
            <w:pPr>
              <w:rPr>
                <w:del w:id="1753" w:author="adachi kento" w:date="2018-12-13T22:18:00Z"/>
              </w:rPr>
            </w:pPr>
            <w:del w:id="1754" w:author="adachi kento" w:date="2018-12-13T22:18:00Z">
              <w:r w:rsidRPr="00C7027F" w:rsidDel="004650A1">
                <w:delText>Radius</w:delText>
              </w:r>
              <w:bookmarkStart w:id="1755" w:name="_Toc532506197"/>
              <w:bookmarkStart w:id="1756" w:name="_Toc532507009"/>
              <w:bookmarkStart w:id="1757" w:name="_Toc532507260"/>
              <w:bookmarkStart w:id="1758" w:name="_Toc532507505"/>
              <w:bookmarkStart w:id="1759" w:name="_Toc532507756"/>
              <w:bookmarkStart w:id="1760" w:name="_Toc532508001"/>
              <w:bookmarkStart w:id="1761" w:name="_Toc532508246"/>
              <w:bookmarkStart w:id="1762" w:name="_Toc532510722"/>
              <w:bookmarkStart w:id="1763" w:name="_Toc532516743"/>
              <w:bookmarkEnd w:id="1755"/>
              <w:bookmarkEnd w:id="1756"/>
              <w:bookmarkEnd w:id="1757"/>
              <w:bookmarkEnd w:id="1758"/>
              <w:bookmarkEnd w:id="1759"/>
              <w:bookmarkEnd w:id="1760"/>
              <w:bookmarkEnd w:id="1761"/>
              <w:bookmarkEnd w:id="1762"/>
              <w:bookmarkEnd w:id="1763"/>
            </w:del>
          </w:p>
        </w:tc>
        <w:bookmarkStart w:id="1764" w:name="_Toc532506198"/>
        <w:bookmarkStart w:id="1765" w:name="_Toc532507010"/>
        <w:bookmarkStart w:id="1766" w:name="_Toc532507261"/>
        <w:bookmarkStart w:id="1767" w:name="_Toc532507506"/>
        <w:bookmarkStart w:id="1768" w:name="_Toc532507757"/>
        <w:bookmarkStart w:id="1769" w:name="_Toc532508002"/>
        <w:bookmarkStart w:id="1770" w:name="_Toc532508247"/>
        <w:bookmarkStart w:id="1771" w:name="_Toc532510723"/>
        <w:bookmarkStart w:id="1772" w:name="_Toc532516744"/>
        <w:bookmarkEnd w:id="1764"/>
        <w:bookmarkEnd w:id="1765"/>
        <w:bookmarkEnd w:id="1766"/>
        <w:bookmarkEnd w:id="1767"/>
        <w:bookmarkEnd w:id="1768"/>
        <w:bookmarkEnd w:id="1769"/>
        <w:bookmarkEnd w:id="1770"/>
        <w:bookmarkEnd w:id="1771"/>
        <w:bookmarkEnd w:id="1772"/>
      </w:tr>
      <w:tr w:rsidR="006F7E23" w:rsidDel="004650A1" w14:paraId="648A6FC3" w14:textId="05CBF1A7" w:rsidTr="006F7E23">
        <w:trPr>
          <w:del w:id="1773" w:author="adachi kento" w:date="2018-12-13T22:18:00Z"/>
        </w:trPr>
        <w:tc>
          <w:tcPr>
            <w:tcW w:w="1435" w:type="dxa"/>
          </w:tcPr>
          <w:p w14:paraId="13C329A1" w14:textId="1ECEDEC5" w:rsidR="006F7E23" w:rsidRPr="006F7E23" w:rsidDel="004650A1" w:rsidRDefault="00402C40" w:rsidP="006F7E23">
            <w:pPr>
              <w:pStyle w:val="ListofSymbolsAbbreviations"/>
              <w:rPr>
                <w:del w:id="1774" w:author="adachi kento" w:date="2018-12-13T22:18:00Z"/>
              </w:rPr>
            </w:pPr>
            <w:del w:id="1775" w:author="adachi kento" w:date="2018-12-13T22:18:00Z">
              <w:r w:rsidRPr="00E64057">
                <w:rPr>
                  <w:rFonts w:eastAsiaTheme="minorHAnsi"/>
                  <w:noProof/>
                </w:rPr>
                <w:object w:dxaOrig="340" w:dyaOrig="279" w14:anchorId="6257DEDD">
                  <v:shape id="_x0000_i1025" type="#_x0000_t75" alt="" style="width:12.95pt;height:12.95pt;mso-width-percent:0;mso-height-percent:0;mso-width-percent:0;mso-height-percent:0" o:ole="">
                    <v:imagedata r:id="rId27" o:title=""/>
                  </v:shape>
                  <o:OLEObject Type="Embed" ProgID="Equation.DSMT4" ShapeID="_x0000_i1025" DrawAspect="Content" ObjectID="_1606261752" r:id="rId28"/>
                </w:object>
              </w:r>
              <w:bookmarkStart w:id="1776" w:name="_Toc532506199"/>
              <w:bookmarkStart w:id="1777" w:name="_Toc532507011"/>
              <w:bookmarkStart w:id="1778" w:name="_Toc532507262"/>
              <w:bookmarkStart w:id="1779" w:name="_Toc532507507"/>
              <w:bookmarkStart w:id="1780" w:name="_Toc532507758"/>
              <w:bookmarkStart w:id="1781" w:name="_Toc532508003"/>
              <w:bookmarkStart w:id="1782" w:name="_Toc532508248"/>
              <w:bookmarkStart w:id="1783" w:name="_Toc532510724"/>
              <w:bookmarkStart w:id="1784" w:name="_Toc532516745"/>
              <w:bookmarkEnd w:id="1776"/>
              <w:bookmarkEnd w:id="1777"/>
              <w:bookmarkEnd w:id="1778"/>
              <w:bookmarkEnd w:id="1779"/>
              <w:bookmarkEnd w:id="1780"/>
              <w:bookmarkEnd w:id="1781"/>
              <w:bookmarkEnd w:id="1782"/>
              <w:bookmarkEnd w:id="1783"/>
              <w:bookmarkEnd w:id="1784"/>
            </w:del>
          </w:p>
        </w:tc>
        <w:tc>
          <w:tcPr>
            <w:tcW w:w="630" w:type="dxa"/>
          </w:tcPr>
          <w:p w14:paraId="4120BBBD" w14:textId="4B91EAA2" w:rsidR="006F7E23" w:rsidDel="004650A1" w:rsidRDefault="006F7E23" w:rsidP="006F7E23">
            <w:pPr>
              <w:rPr>
                <w:del w:id="1785" w:author="adachi kento" w:date="2018-12-13T22:18:00Z"/>
              </w:rPr>
            </w:pPr>
            <w:del w:id="1786" w:author="adachi kento" w:date="2018-12-13T22:18:00Z">
              <w:r w:rsidRPr="00C7027F" w:rsidDel="004650A1">
                <w:delText>-</w:delText>
              </w:r>
              <w:bookmarkStart w:id="1787" w:name="_Toc532506200"/>
              <w:bookmarkStart w:id="1788" w:name="_Toc532507012"/>
              <w:bookmarkStart w:id="1789" w:name="_Toc532507263"/>
              <w:bookmarkStart w:id="1790" w:name="_Toc532507508"/>
              <w:bookmarkStart w:id="1791" w:name="_Toc532507759"/>
              <w:bookmarkStart w:id="1792" w:name="_Toc532508004"/>
              <w:bookmarkStart w:id="1793" w:name="_Toc532508249"/>
              <w:bookmarkStart w:id="1794" w:name="_Toc532510725"/>
              <w:bookmarkStart w:id="1795" w:name="_Toc532516746"/>
              <w:bookmarkEnd w:id="1787"/>
              <w:bookmarkEnd w:id="1788"/>
              <w:bookmarkEnd w:id="1789"/>
              <w:bookmarkEnd w:id="1790"/>
              <w:bookmarkEnd w:id="1791"/>
              <w:bookmarkEnd w:id="1792"/>
              <w:bookmarkEnd w:id="1793"/>
              <w:bookmarkEnd w:id="1794"/>
              <w:bookmarkEnd w:id="1795"/>
            </w:del>
          </w:p>
        </w:tc>
        <w:tc>
          <w:tcPr>
            <w:tcW w:w="6146" w:type="dxa"/>
          </w:tcPr>
          <w:p w14:paraId="1FCF089F" w14:textId="1DCE136D" w:rsidR="006F7E23" w:rsidDel="004650A1" w:rsidRDefault="006F7E23" w:rsidP="006F7E23">
            <w:pPr>
              <w:rPr>
                <w:del w:id="1796" w:author="adachi kento" w:date="2018-12-13T22:18:00Z"/>
              </w:rPr>
            </w:pPr>
            <w:del w:id="1797" w:author="adachi kento" w:date="2018-12-13T22:18:00Z">
              <w:r w:rsidRPr="00C7027F" w:rsidDel="004650A1">
                <w:delText>Reynold Number</w:delText>
              </w:r>
              <w:bookmarkStart w:id="1798" w:name="_Toc532506201"/>
              <w:bookmarkStart w:id="1799" w:name="_Toc532507013"/>
              <w:bookmarkStart w:id="1800" w:name="_Toc532507264"/>
              <w:bookmarkStart w:id="1801" w:name="_Toc532507509"/>
              <w:bookmarkStart w:id="1802" w:name="_Toc532507760"/>
              <w:bookmarkStart w:id="1803" w:name="_Toc532508005"/>
              <w:bookmarkStart w:id="1804" w:name="_Toc532508250"/>
              <w:bookmarkStart w:id="1805" w:name="_Toc532510726"/>
              <w:bookmarkStart w:id="1806" w:name="_Toc532516747"/>
              <w:bookmarkEnd w:id="1798"/>
              <w:bookmarkEnd w:id="1799"/>
              <w:bookmarkEnd w:id="1800"/>
              <w:bookmarkEnd w:id="1801"/>
              <w:bookmarkEnd w:id="1802"/>
              <w:bookmarkEnd w:id="1803"/>
              <w:bookmarkEnd w:id="1804"/>
              <w:bookmarkEnd w:id="1805"/>
              <w:bookmarkEnd w:id="1806"/>
            </w:del>
          </w:p>
        </w:tc>
        <w:bookmarkStart w:id="1807" w:name="_Toc532506202"/>
        <w:bookmarkStart w:id="1808" w:name="_Toc532507014"/>
        <w:bookmarkStart w:id="1809" w:name="_Toc532507265"/>
        <w:bookmarkStart w:id="1810" w:name="_Toc532507510"/>
        <w:bookmarkStart w:id="1811" w:name="_Toc532507761"/>
        <w:bookmarkStart w:id="1812" w:name="_Toc532508006"/>
        <w:bookmarkStart w:id="1813" w:name="_Toc532508251"/>
        <w:bookmarkStart w:id="1814" w:name="_Toc532510727"/>
        <w:bookmarkStart w:id="1815" w:name="_Toc532516748"/>
        <w:bookmarkEnd w:id="1807"/>
        <w:bookmarkEnd w:id="1808"/>
        <w:bookmarkEnd w:id="1809"/>
        <w:bookmarkEnd w:id="1810"/>
        <w:bookmarkEnd w:id="1811"/>
        <w:bookmarkEnd w:id="1812"/>
        <w:bookmarkEnd w:id="1813"/>
        <w:bookmarkEnd w:id="1814"/>
        <w:bookmarkEnd w:id="1815"/>
      </w:tr>
      <w:tr w:rsidR="006F7E23" w:rsidDel="004650A1" w14:paraId="54A08E15" w14:textId="48825DC6" w:rsidTr="006F7E23">
        <w:trPr>
          <w:del w:id="1816" w:author="adachi kento" w:date="2018-12-13T22:18:00Z"/>
        </w:trPr>
        <w:tc>
          <w:tcPr>
            <w:tcW w:w="1435" w:type="dxa"/>
          </w:tcPr>
          <w:p w14:paraId="2DEE67EE" w14:textId="7C0237DB" w:rsidR="006F7E23" w:rsidDel="004650A1" w:rsidRDefault="006F7E23" w:rsidP="006F7E23">
            <w:pPr>
              <w:rPr>
                <w:del w:id="1817" w:author="adachi kento" w:date="2018-12-13T22:18:00Z"/>
              </w:rPr>
            </w:pPr>
            <w:bookmarkStart w:id="1818" w:name="_Toc532506203"/>
            <w:bookmarkStart w:id="1819" w:name="_Toc532507015"/>
            <w:bookmarkStart w:id="1820" w:name="_Toc532507266"/>
            <w:bookmarkStart w:id="1821" w:name="_Toc532507511"/>
            <w:bookmarkStart w:id="1822" w:name="_Toc532507762"/>
            <w:bookmarkStart w:id="1823" w:name="_Toc532508007"/>
            <w:bookmarkStart w:id="1824" w:name="_Toc532508252"/>
            <w:bookmarkStart w:id="1825" w:name="_Toc532510728"/>
            <w:bookmarkStart w:id="1826" w:name="_Toc532516749"/>
            <w:bookmarkEnd w:id="1818"/>
            <w:bookmarkEnd w:id="1819"/>
            <w:bookmarkEnd w:id="1820"/>
            <w:bookmarkEnd w:id="1821"/>
            <w:bookmarkEnd w:id="1822"/>
            <w:bookmarkEnd w:id="1823"/>
            <w:bookmarkEnd w:id="1824"/>
            <w:bookmarkEnd w:id="1825"/>
            <w:bookmarkEnd w:id="1826"/>
          </w:p>
        </w:tc>
        <w:tc>
          <w:tcPr>
            <w:tcW w:w="630" w:type="dxa"/>
          </w:tcPr>
          <w:p w14:paraId="2E15D201" w14:textId="7C25C27E" w:rsidR="006F7E23" w:rsidDel="004650A1" w:rsidRDefault="006F7E23" w:rsidP="006F7E23">
            <w:pPr>
              <w:rPr>
                <w:del w:id="1827" w:author="adachi kento" w:date="2018-12-13T22:18:00Z"/>
              </w:rPr>
            </w:pPr>
            <w:bookmarkStart w:id="1828" w:name="_Toc532506204"/>
            <w:bookmarkStart w:id="1829" w:name="_Toc532507016"/>
            <w:bookmarkStart w:id="1830" w:name="_Toc532507267"/>
            <w:bookmarkStart w:id="1831" w:name="_Toc532507512"/>
            <w:bookmarkStart w:id="1832" w:name="_Toc532507763"/>
            <w:bookmarkStart w:id="1833" w:name="_Toc532508008"/>
            <w:bookmarkStart w:id="1834" w:name="_Toc532508253"/>
            <w:bookmarkStart w:id="1835" w:name="_Toc532510729"/>
            <w:bookmarkStart w:id="1836" w:name="_Toc532516750"/>
            <w:bookmarkEnd w:id="1828"/>
            <w:bookmarkEnd w:id="1829"/>
            <w:bookmarkEnd w:id="1830"/>
            <w:bookmarkEnd w:id="1831"/>
            <w:bookmarkEnd w:id="1832"/>
            <w:bookmarkEnd w:id="1833"/>
            <w:bookmarkEnd w:id="1834"/>
            <w:bookmarkEnd w:id="1835"/>
            <w:bookmarkEnd w:id="1836"/>
          </w:p>
        </w:tc>
        <w:tc>
          <w:tcPr>
            <w:tcW w:w="6146" w:type="dxa"/>
          </w:tcPr>
          <w:p w14:paraId="16264137" w14:textId="4FA35861" w:rsidR="006F7E23" w:rsidDel="004650A1" w:rsidRDefault="006F7E23" w:rsidP="006F7E23">
            <w:pPr>
              <w:rPr>
                <w:del w:id="1837" w:author="adachi kento" w:date="2018-12-13T22:18:00Z"/>
              </w:rPr>
            </w:pPr>
            <w:bookmarkStart w:id="1838" w:name="_Toc532506205"/>
            <w:bookmarkStart w:id="1839" w:name="_Toc532507017"/>
            <w:bookmarkStart w:id="1840" w:name="_Toc532507268"/>
            <w:bookmarkStart w:id="1841" w:name="_Toc532507513"/>
            <w:bookmarkStart w:id="1842" w:name="_Toc532507764"/>
            <w:bookmarkStart w:id="1843" w:name="_Toc532508009"/>
            <w:bookmarkStart w:id="1844" w:name="_Toc532508254"/>
            <w:bookmarkStart w:id="1845" w:name="_Toc532510730"/>
            <w:bookmarkStart w:id="1846" w:name="_Toc532516751"/>
            <w:bookmarkEnd w:id="1838"/>
            <w:bookmarkEnd w:id="1839"/>
            <w:bookmarkEnd w:id="1840"/>
            <w:bookmarkEnd w:id="1841"/>
            <w:bookmarkEnd w:id="1842"/>
            <w:bookmarkEnd w:id="1843"/>
            <w:bookmarkEnd w:id="1844"/>
            <w:bookmarkEnd w:id="1845"/>
            <w:bookmarkEnd w:id="1846"/>
          </w:p>
        </w:tc>
        <w:bookmarkStart w:id="1847" w:name="_Toc532506206"/>
        <w:bookmarkStart w:id="1848" w:name="_Toc532507018"/>
        <w:bookmarkStart w:id="1849" w:name="_Toc532507269"/>
        <w:bookmarkStart w:id="1850" w:name="_Toc532507514"/>
        <w:bookmarkStart w:id="1851" w:name="_Toc532507765"/>
        <w:bookmarkStart w:id="1852" w:name="_Toc532508010"/>
        <w:bookmarkStart w:id="1853" w:name="_Toc532508255"/>
        <w:bookmarkStart w:id="1854" w:name="_Toc532510731"/>
        <w:bookmarkStart w:id="1855" w:name="_Toc532516752"/>
        <w:bookmarkEnd w:id="1847"/>
        <w:bookmarkEnd w:id="1848"/>
        <w:bookmarkEnd w:id="1849"/>
        <w:bookmarkEnd w:id="1850"/>
        <w:bookmarkEnd w:id="1851"/>
        <w:bookmarkEnd w:id="1852"/>
        <w:bookmarkEnd w:id="1853"/>
        <w:bookmarkEnd w:id="1854"/>
        <w:bookmarkEnd w:id="1855"/>
      </w:tr>
      <w:tr w:rsidR="006F7E23" w:rsidDel="004650A1" w14:paraId="30B57A60" w14:textId="0083FF50" w:rsidTr="006F7E23">
        <w:trPr>
          <w:del w:id="1856" w:author="adachi kento" w:date="2018-12-13T22:18:00Z"/>
        </w:trPr>
        <w:tc>
          <w:tcPr>
            <w:tcW w:w="1435" w:type="dxa"/>
          </w:tcPr>
          <w:p w14:paraId="2E7790D3" w14:textId="4C545B48" w:rsidR="006F7E23" w:rsidDel="004650A1" w:rsidRDefault="006F7E23" w:rsidP="006F7E23">
            <w:pPr>
              <w:rPr>
                <w:del w:id="1857" w:author="adachi kento" w:date="2018-12-13T22:18:00Z"/>
              </w:rPr>
            </w:pPr>
            <w:bookmarkStart w:id="1858" w:name="_Toc532506207"/>
            <w:bookmarkStart w:id="1859" w:name="_Toc532507019"/>
            <w:bookmarkStart w:id="1860" w:name="_Toc532507270"/>
            <w:bookmarkStart w:id="1861" w:name="_Toc532507515"/>
            <w:bookmarkStart w:id="1862" w:name="_Toc532507766"/>
            <w:bookmarkStart w:id="1863" w:name="_Toc532508011"/>
            <w:bookmarkStart w:id="1864" w:name="_Toc532508256"/>
            <w:bookmarkStart w:id="1865" w:name="_Toc532510732"/>
            <w:bookmarkStart w:id="1866" w:name="_Toc532516753"/>
            <w:bookmarkEnd w:id="1858"/>
            <w:bookmarkEnd w:id="1859"/>
            <w:bookmarkEnd w:id="1860"/>
            <w:bookmarkEnd w:id="1861"/>
            <w:bookmarkEnd w:id="1862"/>
            <w:bookmarkEnd w:id="1863"/>
            <w:bookmarkEnd w:id="1864"/>
            <w:bookmarkEnd w:id="1865"/>
            <w:bookmarkEnd w:id="1866"/>
          </w:p>
        </w:tc>
        <w:tc>
          <w:tcPr>
            <w:tcW w:w="630" w:type="dxa"/>
          </w:tcPr>
          <w:p w14:paraId="3BFBB649" w14:textId="5B3EB7A4" w:rsidR="006F7E23" w:rsidDel="004650A1" w:rsidRDefault="006F7E23" w:rsidP="006F7E23">
            <w:pPr>
              <w:rPr>
                <w:del w:id="1867" w:author="adachi kento" w:date="2018-12-13T22:18:00Z"/>
              </w:rPr>
            </w:pPr>
            <w:bookmarkStart w:id="1868" w:name="_Toc532506208"/>
            <w:bookmarkStart w:id="1869" w:name="_Toc532507020"/>
            <w:bookmarkStart w:id="1870" w:name="_Toc532507271"/>
            <w:bookmarkStart w:id="1871" w:name="_Toc532507516"/>
            <w:bookmarkStart w:id="1872" w:name="_Toc532507767"/>
            <w:bookmarkStart w:id="1873" w:name="_Toc532508012"/>
            <w:bookmarkStart w:id="1874" w:name="_Toc532508257"/>
            <w:bookmarkStart w:id="1875" w:name="_Toc532510733"/>
            <w:bookmarkStart w:id="1876" w:name="_Toc532516754"/>
            <w:bookmarkEnd w:id="1868"/>
            <w:bookmarkEnd w:id="1869"/>
            <w:bookmarkEnd w:id="1870"/>
            <w:bookmarkEnd w:id="1871"/>
            <w:bookmarkEnd w:id="1872"/>
            <w:bookmarkEnd w:id="1873"/>
            <w:bookmarkEnd w:id="1874"/>
            <w:bookmarkEnd w:id="1875"/>
            <w:bookmarkEnd w:id="1876"/>
          </w:p>
        </w:tc>
        <w:tc>
          <w:tcPr>
            <w:tcW w:w="6146" w:type="dxa"/>
          </w:tcPr>
          <w:p w14:paraId="428CDADF" w14:textId="1017EA4B" w:rsidR="006F7E23" w:rsidDel="004650A1" w:rsidRDefault="006F7E23" w:rsidP="006F7E23">
            <w:pPr>
              <w:rPr>
                <w:del w:id="1877" w:author="adachi kento" w:date="2018-12-13T22:18:00Z"/>
              </w:rPr>
            </w:pPr>
            <w:bookmarkStart w:id="1878" w:name="_Toc532506209"/>
            <w:bookmarkStart w:id="1879" w:name="_Toc532507021"/>
            <w:bookmarkStart w:id="1880" w:name="_Toc532507272"/>
            <w:bookmarkStart w:id="1881" w:name="_Toc532507517"/>
            <w:bookmarkStart w:id="1882" w:name="_Toc532507768"/>
            <w:bookmarkStart w:id="1883" w:name="_Toc532508013"/>
            <w:bookmarkStart w:id="1884" w:name="_Toc532508258"/>
            <w:bookmarkStart w:id="1885" w:name="_Toc532510734"/>
            <w:bookmarkStart w:id="1886" w:name="_Toc532516755"/>
            <w:bookmarkEnd w:id="1878"/>
            <w:bookmarkEnd w:id="1879"/>
            <w:bookmarkEnd w:id="1880"/>
            <w:bookmarkEnd w:id="1881"/>
            <w:bookmarkEnd w:id="1882"/>
            <w:bookmarkEnd w:id="1883"/>
            <w:bookmarkEnd w:id="1884"/>
            <w:bookmarkEnd w:id="1885"/>
            <w:bookmarkEnd w:id="1886"/>
          </w:p>
        </w:tc>
        <w:bookmarkStart w:id="1887" w:name="_Toc532506210"/>
        <w:bookmarkStart w:id="1888" w:name="_Toc532507022"/>
        <w:bookmarkStart w:id="1889" w:name="_Toc532507273"/>
        <w:bookmarkStart w:id="1890" w:name="_Toc532507518"/>
        <w:bookmarkStart w:id="1891" w:name="_Toc532507769"/>
        <w:bookmarkStart w:id="1892" w:name="_Toc532508014"/>
        <w:bookmarkStart w:id="1893" w:name="_Toc532508259"/>
        <w:bookmarkStart w:id="1894" w:name="_Toc532510735"/>
        <w:bookmarkStart w:id="1895" w:name="_Toc532516756"/>
        <w:bookmarkEnd w:id="1887"/>
        <w:bookmarkEnd w:id="1888"/>
        <w:bookmarkEnd w:id="1889"/>
        <w:bookmarkEnd w:id="1890"/>
        <w:bookmarkEnd w:id="1891"/>
        <w:bookmarkEnd w:id="1892"/>
        <w:bookmarkEnd w:id="1893"/>
        <w:bookmarkEnd w:id="1894"/>
        <w:bookmarkEnd w:id="1895"/>
      </w:tr>
      <w:tr w:rsidR="006F7E23" w:rsidDel="004650A1" w14:paraId="57139704" w14:textId="099B08F1" w:rsidTr="006F7E23">
        <w:trPr>
          <w:del w:id="1896" w:author="adachi kento" w:date="2018-12-13T22:18:00Z"/>
        </w:trPr>
        <w:tc>
          <w:tcPr>
            <w:tcW w:w="1435" w:type="dxa"/>
          </w:tcPr>
          <w:p w14:paraId="3D2474CA" w14:textId="62E65F26" w:rsidR="006F7E23" w:rsidDel="004650A1" w:rsidRDefault="006F7E23" w:rsidP="006F7E23">
            <w:pPr>
              <w:rPr>
                <w:del w:id="1897" w:author="adachi kento" w:date="2018-12-13T22:18:00Z"/>
              </w:rPr>
            </w:pPr>
            <w:bookmarkStart w:id="1898" w:name="_Toc532506211"/>
            <w:bookmarkStart w:id="1899" w:name="_Toc532507023"/>
            <w:bookmarkStart w:id="1900" w:name="_Toc532507274"/>
            <w:bookmarkStart w:id="1901" w:name="_Toc532507519"/>
            <w:bookmarkStart w:id="1902" w:name="_Toc532507770"/>
            <w:bookmarkStart w:id="1903" w:name="_Toc532508015"/>
            <w:bookmarkStart w:id="1904" w:name="_Toc532508260"/>
            <w:bookmarkStart w:id="1905" w:name="_Toc532510736"/>
            <w:bookmarkStart w:id="1906" w:name="_Toc532516757"/>
            <w:bookmarkEnd w:id="1898"/>
            <w:bookmarkEnd w:id="1899"/>
            <w:bookmarkEnd w:id="1900"/>
            <w:bookmarkEnd w:id="1901"/>
            <w:bookmarkEnd w:id="1902"/>
            <w:bookmarkEnd w:id="1903"/>
            <w:bookmarkEnd w:id="1904"/>
            <w:bookmarkEnd w:id="1905"/>
            <w:bookmarkEnd w:id="1906"/>
          </w:p>
        </w:tc>
        <w:tc>
          <w:tcPr>
            <w:tcW w:w="630" w:type="dxa"/>
          </w:tcPr>
          <w:p w14:paraId="3AA140E6" w14:textId="3ADD32C3" w:rsidR="006F7E23" w:rsidDel="004650A1" w:rsidRDefault="006F7E23" w:rsidP="006F7E23">
            <w:pPr>
              <w:rPr>
                <w:del w:id="1907" w:author="adachi kento" w:date="2018-12-13T22:18:00Z"/>
              </w:rPr>
            </w:pPr>
            <w:bookmarkStart w:id="1908" w:name="_Toc532506212"/>
            <w:bookmarkStart w:id="1909" w:name="_Toc532507024"/>
            <w:bookmarkStart w:id="1910" w:name="_Toc532507275"/>
            <w:bookmarkStart w:id="1911" w:name="_Toc532507520"/>
            <w:bookmarkStart w:id="1912" w:name="_Toc532507771"/>
            <w:bookmarkStart w:id="1913" w:name="_Toc532508016"/>
            <w:bookmarkStart w:id="1914" w:name="_Toc532508261"/>
            <w:bookmarkStart w:id="1915" w:name="_Toc532510737"/>
            <w:bookmarkStart w:id="1916" w:name="_Toc532516758"/>
            <w:bookmarkEnd w:id="1908"/>
            <w:bookmarkEnd w:id="1909"/>
            <w:bookmarkEnd w:id="1910"/>
            <w:bookmarkEnd w:id="1911"/>
            <w:bookmarkEnd w:id="1912"/>
            <w:bookmarkEnd w:id="1913"/>
            <w:bookmarkEnd w:id="1914"/>
            <w:bookmarkEnd w:id="1915"/>
            <w:bookmarkEnd w:id="1916"/>
          </w:p>
        </w:tc>
        <w:tc>
          <w:tcPr>
            <w:tcW w:w="6146" w:type="dxa"/>
          </w:tcPr>
          <w:p w14:paraId="57439763" w14:textId="52F12EBE" w:rsidR="006F7E23" w:rsidDel="004650A1" w:rsidRDefault="006F7E23" w:rsidP="006F7E23">
            <w:pPr>
              <w:rPr>
                <w:del w:id="1917" w:author="adachi kento" w:date="2018-12-13T22:18:00Z"/>
              </w:rPr>
            </w:pPr>
            <w:bookmarkStart w:id="1918" w:name="_Toc532506213"/>
            <w:bookmarkStart w:id="1919" w:name="_Toc532507025"/>
            <w:bookmarkStart w:id="1920" w:name="_Toc532507276"/>
            <w:bookmarkStart w:id="1921" w:name="_Toc532507521"/>
            <w:bookmarkStart w:id="1922" w:name="_Toc532507772"/>
            <w:bookmarkStart w:id="1923" w:name="_Toc532508017"/>
            <w:bookmarkStart w:id="1924" w:name="_Toc532508262"/>
            <w:bookmarkStart w:id="1925" w:name="_Toc532510738"/>
            <w:bookmarkStart w:id="1926" w:name="_Toc532516759"/>
            <w:bookmarkEnd w:id="1918"/>
            <w:bookmarkEnd w:id="1919"/>
            <w:bookmarkEnd w:id="1920"/>
            <w:bookmarkEnd w:id="1921"/>
            <w:bookmarkEnd w:id="1922"/>
            <w:bookmarkEnd w:id="1923"/>
            <w:bookmarkEnd w:id="1924"/>
            <w:bookmarkEnd w:id="1925"/>
            <w:bookmarkEnd w:id="1926"/>
          </w:p>
        </w:tc>
        <w:bookmarkStart w:id="1927" w:name="_Toc532506214"/>
        <w:bookmarkStart w:id="1928" w:name="_Toc532507026"/>
        <w:bookmarkStart w:id="1929" w:name="_Toc532507277"/>
        <w:bookmarkStart w:id="1930" w:name="_Toc532507522"/>
        <w:bookmarkStart w:id="1931" w:name="_Toc532507773"/>
        <w:bookmarkStart w:id="1932" w:name="_Toc532508018"/>
        <w:bookmarkStart w:id="1933" w:name="_Toc532508263"/>
        <w:bookmarkStart w:id="1934" w:name="_Toc532510739"/>
        <w:bookmarkStart w:id="1935" w:name="_Toc532516760"/>
        <w:bookmarkEnd w:id="1927"/>
        <w:bookmarkEnd w:id="1928"/>
        <w:bookmarkEnd w:id="1929"/>
        <w:bookmarkEnd w:id="1930"/>
        <w:bookmarkEnd w:id="1931"/>
        <w:bookmarkEnd w:id="1932"/>
        <w:bookmarkEnd w:id="1933"/>
        <w:bookmarkEnd w:id="1934"/>
        <w:bookmarkEnd w:id="1935"/>
      </w:tr>
      <w:tr w:rsidR="006F7E23" w:rsidDel="004650A1" w14:paraId="5D4AA419" w14:textId="21384D7F" w:rsidTr="006F7E23">
        <w:trPr>
          <w:del w:id="1936" w:author="adachi kento" w:date="2018-12-13T22:18:00Z"/>
        </w:trPr>
        <w:tc>
          <w:tcPr>
            <w:tcW w:w="1435" w:type="dxa"/>
          </w:tcPr>
          <w:p w14:paraId="25955D6E" w14:textId="1BB2B7D5" w:rsidR="006F7E23" w:rsidDel="004650A1" w:rsidRDefault="006F7E23" w:rsidP="006F7E23">
            <w:pPr>
              <w:rPr>
                <w:del w:id="1937" w:author="adachi kento" w:date="2018-12-13T22:18:00Z"/>
              </w:rPr>
            </w:pPr>
            <w:bookmarkStart w:id="1938" w:name="_Toc532506215"/>
            <w:bookmarkStart w:id="1939" w:name="_Toc532507027"/>
            <w:bookmarkStart w:id="1940" w:name="_Toc532507278"/>
            <w:bookmarkStart w:id="1941" w:name="_Toc532507523"/>
            <w:bookmarkStart w:id="1942" w:name="_Toc532507774"/>
            <w:bookmarkStart w:id="1943" w:name="_Toc532508019"/>
            <w:bookmarkStart w:id="1944" w:name="_Toc532508264"/>
            <w:bookmarkStart w:id="1945" w:name="_Toc532510740"/>
            <w:bookmarkStart w:id="1946" w:name="_Toc532516761"/>
            <w:bookmarkEnd w:id="1938"/>
            <w:bookmarkEnd w:id="1939"/>
            <w:bookmarkEnd w:id="1940"/>
            <w:bookmarkEnd w:id="1941"/>
            <w:bookmarkEnd w:id="1942"/>
            <w:bookmarkEnd w:id="1943"/>
            <w:bookmarkEnd w:id="1944"/>
            <w:bookmarkEnd w:id="1945"/>
            <w:bookmarkEnd w:id="1946"/>
          </w:p>
        </w:tc>
        <w:tc>
          <w:tcPr>
            <w:tcW w:w="630" w:type="dxa"/>
          </w:tcPr>
          <w:p w14:paraId="6E2E0ACB" w14:textId="32431549" w:rsidR="006F7E23" w:rsidDel="004650A1" w:rsidRDefault="006F7E23" w:rsidP="006F7E23">
            <w:pPr>
              <w:rPr>
                <w:del w:id="1947" w:author="adachi kento" w:date="2018-12-13T22:18:00Z"/>
              </w:rPr>
            </w:pPr>
            <w:bookmarkStart w:id="1948" w:name="_Toc532506216"/>
            <w:bookmarkStart w:id="1949" w:name="_Toc532507028"/>
            <w:bookmarkStart w:id="1950" w:name="_Toc532507279"/>
            <w:bookmarkStart w:id="1951" w:name="_Toc532507524"/>
            <w:bookmarkStart w:id="1952" w:name="_Toc532507775"/>
            <w:bookmarkStart w:id="1953" w:name="_Toc532508020"/>
            <w:bookmarkStart w:id="1954" w:name="_Toc532508265"/>
            <w:bookmarkStart w:id="1955" w:name="_Toc532510741"/>
            <w:bookmarkStart w:id="1956" w:name="_Toc532516762"/>
            <w:bookmarkEnd w:id="1948"/>
            <w:bookmarkEnd w:id="1949"/>
            <w:bookmarkEnd w:id="1950"/>
            <w:bookmarkEnd w:id="1951"/>
            <w:bookmarkEnd w:id="1952"/>
            <w:bookmarkEnd w:id="1953"/>
            <w:bookmarkEnd w:id="1954"/>
            <w:bookmarkEnd w:id="1955"/>
            <w:bookmarkEnd w:id="1956"/>
          </w:p>
        </w:tc>
        <w:tc>
          <w:tcPr>
            <w:tcW w:w="6146" w:type="dxa"/>
          </w:tcPr>
          <w:p w14:paraId="7760F2AC" w14:textId="5294601E" w:rsidR="006F7E23" w:rsidDel="004650A1" w:rsidRDefault="006F7E23" w:rsidP="006F7E23">
            <w:pPr>
              <w:rPr>
                <w:del w:id="1957" w:author="adachi kento" w:date="2018-12-13T22:18:00Z"/>
              </w:rPr>
            </w:pPr>
            <w:bookmarkStart w:id="1958" w:name="_Toc532506217"/>
            <w:bookmarkStart w:id="1959" w:name="_Toc532507029"/>
            <w:bookmarkStart w:id="1960" w:name="_Toc532507280"/>
            <w:bookmarkStart w:id="1961" w:name="_Toc532507525"/>
            <w:bookmarkStart w:id="1962" w:name="_Toc532507776"/>
            <w:bookmarkStart w:id="1963" w:name="_Toc532508021"/>
            <w:bookmarkStart w:id="1964" w:name="_Toc532508266"/>
            <w:bookmarkStart w:id="1965" w:name="_Toc532510742"/>
            <w:bookmarkStart w:id="1966" w:name="_Toc532516763"/>
            <w:bookmarkEnd w:id="1958"/>
            <w:bookmarkEnd w:id="1959"/>
            <w:bookmarkEnd w:id="1960"/>
            <w:bookmarkEnd w:id="1961"/>
            <w:bookmarkEnd w:id="1962"/>
            <w:bookmarkEnd w:id="1963"/>
            <w:bookmarkEnd w:id="1964"/>
            <w:bookmarkEnd w:id="1965"/>
            <w:bookmarkEnd w:id="1966"/>
          </w:p>
        </w:tc>
        <w:bookmarkStart w:id="1967" w:name="_Toc532506218"/>
        <w:bookmarkStart w:id="1968" w:name="_Toc532507030"/>
        <w:bookmarkStart w:id="1969" w:name="_Toc532507281"/>
        <w:bookmarkStart w:id="1970" w:name="_Toc532507526"/>
        <w:bookmarkStart w:id="1971" w:name="_Toc532507777"/>
        <w:bookmarkStart w:id="1972" w:name="_Toc532508022"/>
        <w:bookmarkStart w:id="1973" w:name="_Toc532508267"/>
        <w:bookmarkStart w:id="1974" w:name="_Toc532510743"/>
        <w:bookmarkStart w:id="1975" w:name="_Toc532516764"/>
        <w:bookmarkEnd w:id="1967"/>
        <w:bookmarkEnd w:id="1968"/>
        <w:bookmarkEnd w:id="1969"/>
        <w:bookmarkEnd w:id="1970"/>
        <w:bookmarkEnd w:id="1971"/>
        <w:bookmarkEnd w:id="1972"/>
        <w:bookmarkEnd w:id="1973"/>
        <w:bookmarkEnd w:id="1974"/>
        <w:bookmarkEnd w:id="1975"/>
      </w:tr>
      <w:tr w:rsidR="006F7E23" w:rsidDel="004650A1" w14:paraId="6F245898" w14:textId="3837B536" w:rsidTr="006F7E23">
        <w:trPr>
          <w:del w:id="1976" w:author="adachi kento" w:date="2018-12-13T22:18:00Z"/>
        </w:trPr>
        <w:tc>
          <w:tcPr>
            <w:tcW w:w="1435" w:type="dxa"/>
          </w:tcPr>
          <w:p w14:paraId="1386376A" w14:textId="0801B883" w:rsidR="006F7E23" w:rsidDel="004650A1" w:rsidRDefault="006F7E23" w:rsidP="006F7E23">
            <w:pPr>
              <w:rPr>
                <w:del w:id="1977" w:author="adachi kento" w:date="2018-12-13T22:18:00Z"/>
              </w:rPr>
            </w:pPr>
            <w:bookmarkStart w:id="1978" w:name="_Toc532506219"/>
            <w:bookmarkStart w:id="1979" w:name="_Toc532507031"/>
            <w:bookmarkStart w:id="1980" w:name="_Toc532507282"/>
            <w:bookmarkStart w:id="1981" w:name="_Toc532507527"/>
            <w:bookmarkStart w:id="1982" w:name="_Toc532507778"/>
            <w:bookmarkStart w:id="1983" w:name="_Toc532508023"/>
            <w:bookmarkStart w:id="1984" w:name="_Toc532508268"/>
            <w:bookmarkStart w:id="1985" w:name="_Toc532510744"/>
            <w:bookmarkStart w:id="1986" w:name="_Toc532516765"/>
            <w:bookmarkEnd w:id="1978"/>
            <w:bookmarkEnd w:id="1979"/>
            <w:bookmarkEnd w:id="1980"/>
            <w:bookmarkEnd w:id="1981"/>
            <w:bookmarkEnd w:id="1982"/>
            <w:bookmarkEnd w:id="1983"/>
            <w:bookmarkEnd w:id="1984"/>
            <w:bookmarkEnd w:id="1985"/>
            <w:bookmarkEnd w:id="1986"/>
          </w:p>
        </w:tc>
        <w:tc>
          <w:tcPr>
            <w:tcW w:w="630" w:type="dxa"/>
          </w:tcPr>
          <w:p w14:paraId="1F08994E" w14:textId="451035FB" w:rsidR="006F7E23" w:rsidDel="004650A1" w:rsidRDefault="006F7E23" w:rsidP="006F7E23">
            <w:pPr>
              <w:rPr>
                <w:del w:id="1987" w:author="adachi kento" w:date="2018-12-13T22:18:00Z"/>
              </w:rPr>
            </w:pPr>
            <w:bookmarkStart w:id="1988" w:name="_Toc532506220"/>
            <w:bookmarkStart w:id="1989" w:name="_Toc532507032"/>
            <w:bookmarkStart w:id="1990" w:name="_Toc532507283"/>
            <w:bookmarkStart w:id="1991" w:name="_Toc532507528"/>
            <w:bookmarkStart w:id="1992" w:name="_Toc532507779"/>
            <w:bookmarkStart w:id="1993" w:name="_Toc532508024"/>
            <w:bookmarkStart w:id="1994" w:name="_Toc532508269"/>
            <w:bookmarkStart w:id="1995" w:name="_Toc532510745"/>
            <w:bookmarkStart w:id="1996" w:name="_Toc532516766"/>
            <w:bookmarkEnd w:id="1988"/>
            <w:bookmarkEnd w:id="1989"/>
            <w:bookmarkEnd w:id="1990"/>
            <w:bookmarkEnd w:id="1991"/>
            <w:bookmarkEnd w:id="1992"/>
            <w:bookmarkEnd w:id="1993"/>
            <w:bookmarkEnd w:id="1994"/>
            <w:bookmarkEnd w:id="1995"/>
            <w:bookmarkEnd w:id="1996"/>
          </w:p>
        </w:tc>
        <w:tc>
          <w:tcPr>
            <w:tcW w:w="6146" w:type="dxa"/>
          </w:tcPr>
          <w:p w14:paraId="27EDF6DE" w14:textId="19F3C776" w:rsidR="006F7E23" w:rsidDel="004650A1" w:rsidRDefault="006F7E23" w:rsidP="006F7E23">
            <w:pPr>
              <w:rPr>
                <w:del w:id="1997" w:author="adachi kento" w:date="2018-12-13T22:18:00Z"/>
              </w:rPr>
            </w:pPr>
            <w:bookmarkStart w:id="1998" w:name="_Toc532506221"/>
            <w:bookmarkStart w:id="1999" w:name="_Toc532507033"/>
            <w:bookmarkStart w:id="2000" w:name="_Toc532507284"/>
            <w:bookmarkStart w:id="2001" w:name="_Toc532507529"/>
            <w:bookmarkStart w:id="2002" w:name="_Toc532507780"/>
            <w:bookmarkStart w:id="2003" w:name="_Toc532508025"/>
            <w:bookmarkStart w:id="2004" w:name="_Toc532508270"/>
            <w:bookmarkStart w:id="2005" w:name="_Toc532510746"/>
            <w:bookmarkStart w:id="2006" w:name="_Toc532516767"/>
            <w:bookmarkEnd w:id="1998"/>
            <w:bookmarkEnd w:id="1999"/>
            <w:bookmarkEnd w:id="2000"/>
            <w:bookmarkEnd w:id="2001"/>
            <w:bookmarkEnd w:id="2002"/>
            <w:bookmarkEnd w:id="2003"/>
            <w:bookmarkEnd w:id="2004"/>
            <w:bookmarkEnd w:id="2005"/>
            <w:bookmarkEnd w:id="2006"/>
          </w:p>
        </w:tc>
        <w:bookmarkStart w:id="2007" w:name="_Toc532506222"/>
        <w:bookmarkStart w:id="2008" w:name="_Toc532507034"/>
        <w:bookmarkStart w:id="2009" w:name="_Toc532507285"/>
        <w:bookmarkStart w:id="2010" w:name="_Toc532507530"/>
        <w:bookmarkStart w:id="2011" w:name="_Toc532507781"/>
        <w:bookmarkStart w:id="2012" w:name="_Toc532508026"/>
        <w:bookmarkStart w:id="2013" w:name="_Toc532508271"/>
        <w:bookmarkStart w:id="2014" w:name="_Toc532510747"/>
        <w:bookmarkStart w:id="2015" w:name="_Toc532516768"/>
        <w:bookmarkEnd w:id="2007"/>
        <w:bookmarkEnd w:id="2008"/>
        <w:bookmarkEnd w:id="2009"/>
        <w:bookmarkEnd w:id="2010"/>
        <w:bookmarkEnd w:id="2011"/>
        <w:bookmarkEnd w:id="2012"/>
        <w:bookmarkEnd w:id="2013"/>
        <w:bookmarkEnd w:id="2014"/>
        <w:bookmarkEnd w:id="2015"/>
      </w:tr>
      <w:tr w:rsidR="006F7E23" w:rsidDel="004650A1" w14:paraId="18A7ABE5" w14:textId="3B7F9149" w:rsidTr="006F7E23">
        <w:trPr>
          <w:del w:id="2016" w:author="adachi kento" w:date="2018-12-13T22:18:00Z"/>
        </w:trPr>
        <w:tc>
          <w:tcPr>
            <w:tcW w:w="1435" w:type="dxa"/>
          </w:tcPr>
          <w:p w14:paraId="6067B707" w14:textId="4C2FAD10" w:rsidR="006F7E23" w:rsidDel="004650A1" w:rsidRDefault="006F7E23" w:rsidP="006F7E23">
            <w:pPr>
              <w:rPr>
                <w:del w:id="2017" w:author="adachi kento" w:date="2018-12-13T22:18:00Z"/>
              </w:rPr>
            </w:pPr>
            <w:bookmarkStart w:id="2018" w:name="_Toc532506223"/>
            <w:bookmarkStart w:id="2019" w:name="_Toc532507035"/>
            <w:bookmarkStart w:id="2020" w:name="_Toc532507286"/>
            <w:bookmarkStart w:id="2021" w:name="_Toc532507531"/>
            <w:bookmarkStart w:id="2022" w:name="_Toc532507782"/>
            <w:bookmarkStart w:id="2023" w:name="_Toc532508027"/>
            <w:bookmarkStart w:id="2024" w:name="_Toc532508272"/>
            <w:bookmarkStart w:id="2025" w:name="_Toc532510748"/>
            <w:bookmarkStart w:id="2026" w:name="_Toc532516769"/>
            <w:bookmarkEnd w:id="2018"/>
            <w:bookmarkEnd w:id="2019"/>
            <w:bookmarkEnd w:id="2020"/>
            <w:bookmarkEnd w:id="2021"/>
            <w:bookmarkEnd w:id="2022"/>
            <w:bookmarkEnd w:id="2023"/>
            <w:bookmarkEnd w:id="2024"/>
            <w:bookmarkEnd w:id="2025"/>
            <w:bookmarkEnd w:id="2026"/>
          </w:p>
        </w:tc>
        <w:tc>
          <w:tcPr>
            <w:tcW w:w="630" w:type="dxa"/>
          </w:tcPr>
          <w:p w14:paraId="05E57278" w14:textId="5C0F0D7C" w:rsidR="006F7E23" w:rsidDel="004650A1" w:rsidRDefault="006F7E23" w:rsidP="006F7E23">
            <w:pPr>
              <w:rPr>
                <w:del w:id="2027" w:author="adachi kento" w:date="2018-12-13T22:18:00Z"/>
              </w:rPr>
            </w:pPr>
            <w:bookmarkStart w:id="2028" w:name="_Toc532506224"/>
            <w:bookmarkStart w:id="2029" w:name="_Toc532507036"/>
            <w:bookmarkStart w:id="2030" w:name="_Toc532507287"/>
            <w:bookmarkStart w:id="2031" w:name="_Toc532507532"/>
            <w:bookmarkStart w:id="2032" w:name="_Toc532507783"/>
            <w:bookmarkStart w:id="2033" w:name="_Toc532508028"/>
            <w:bookmarkStart w:id="2034" w:name="_Toc532508273"/>
            <w:bookmarkStart w:id="2035" w:name="_Toc532510749"/>
            <w:bookmarkStart w:id="2036" w:name="_Toc532516770"/>
            <w:bookmarkEnd w:id="2028"/>
            <w:bookmarkEnd w:id="2029"/>
            <w:bookmarkEnd w:id="2030"/>
            <w:bookmarkEnd w:id="2031"/>
            <w:bookmarkEnd w:id="2032"/>
            <w:bookmarkEnd w:id="2033"/>
            <w:bookmarkEnd w:id="2034"/>
            <w:bookmarkEnd w:id="2035"/>
            <w:bookmarkEnd w:id="2036"/>
          </w:p>
        </w:tc>
        <w:tc>
          <w:tcPr>
            <w:tcW w:w="6146" w:type="dxa"/>
          </w:tcPr>
          <w:p w14:paraId="4E6520C9" w14:textId="4885439C" w:rsidR="006F7E23" w:rsidDel="004650A1" w:rsidRDefault="006F7E23" w:rsidP="006F7E23">
            <w:pPr>
              <w:rPr>
                <w:del w:id="2037" w:author="adachi kento" w:date="2018-12-13T22:18:00Z"/>
              </w:rPr>
            </w:pPr>
            <w:bookmarkStart w:id="2038" w:name="_Toc532506225"/>
            <w:bookmarkStart w:id="2039" w:name="_Toc532507037"/>
            <w:bookmarkStart w:id="2040" w:name="_Toc532507288"/>
            <w:bookmarkStart w:id="2041" w:name="_Toc532507533"/>
            <w:bookmarkStart w:id="2042" w:name="_Toc532507784"/>
            <w:bookmarkStart w:id="2043" w:name="_Toc532508029"/>
            <w:bookmarkStart w:id="2044" w:name="_Toc532508274"/>
            <w:bookmarkStart w:id="2045" w:name="_Toc532510750"/>
            <w:bookmarkStart w:id="2046" w:name="_Toc532516771"/>
            <w:bookmarkEnd w:id="2038"/>
            <w:bookmarkEnd w:id="2039"/>
            <w:bookmarkEnd w:id="2040"/>
            <w:bookmarkEnd w:id="2041"/>
            <w:bookmarkEnd w:id="2042"/>
            <w:bookmarkEnd w:id="2043"/>
            <w:bookmarkEnd w:id="2044"/>
            <w:bookmarkEnd w:id="2045"/>
            <w:bookmarkEnd w:id="2046"/>
          </w:p>
        </w:tc>
        <w:bookmarkStart w:id="2047" w:name="_Toc532506226"/>
        <w:bookmarkStart w:id="2048" w:name="_Toc532507038"/>
        <w:bookmarkStart w:id="2049" w:name="_Toc532507289"/>
        <w:bookmarkStart w:id="2050" w:name="_Toc532507534"/>
        <w:bookmarkStart w:id="2051" w:name="_Toc532507785"/>
        <w:bookmarkStart w:id="2052" w:name="_Toc532508030"/>
        <w:bookmarkStart w:id="2053" w:name="_Toc532508275"/>
        <w:bookmarkStart w:id="2054" w:name="_Toc532510751"/>
        <w:bookmarkStart w:id="2055" w:name="_Toc532516772"/>
        <w:bookmarkEnd w:id="2047"/>
        <w:bookmarkEnd w:id="2048"/>
        <w:bookmarkEnd w:id="2049"/>
        <w:bookmarkEnd w:id="2050"/>
        <w:bookmarkEnd w:id="2051"/>
        <w:bookmarkEnd w:id="2052"/>
        <w:bookmarkEnd w:id="2053"/>
        <w:bookmarkEnd w:id="2054"/>
        <w:bookmarkEnd w:id="2055"/>
      </w:tr>
      <w:tr w:rsidR="006F7E23" w:rsidDel="004650A1" w14:paraId="6CC12DE6" w14:textId="2D03498B" w:rsidTr="006F7E23">
        <w:trPr>
          <w:del w:id="2056" w:author="adachi kento" w:date="2018-12-13T22:18:00Z"/>
        </w:trPr>
        <w:tc>
          <w:tcPr>
            <w:tcW w:w="1435" w:type="dxa"/>
          </w:tcPr>
          <w:p w14:paraId="737A20BE" w14:textId="27F580A7" w:rsidR="006F7E23" w:rsidDel="004650A1" w:rsidRDefault="006F7E23" w:rsidP="006F7E23">
            <w:pPr>
              <w:rPr>
                <w:del w:id="2057" w:author="adachi kento" w:date="2018-12-13T22:18:00Z"/>
              </w:rPr>
            </w:pPr>
            <w:bookmarkStart w:id="2058" w:name="_Toc532506227"/>
            <w:bookmarkStart w:id="2059" w:name="_Toc532507039"/>
            <w:bookmarkStart w:id="2060" w:name="_Toc532507290"/>
            <w:bookmarkStart w:id="2061" w:name="_Toc532507535"/>
            <w:bookmarkStart w:id="2062" w:name="_Toc532507786"/>
            <w:bookmarkStart w:id="2063" w:name="_Toc532508031"/>
            <w:bookmarkStart w:id="2064" w:name="_Toc532508276"/>
            <w:bookmarkStart w:id="2065" w:name="_Toc532510752"/>
            <w:bookmarkStart w:id="2066" w:name="_Toc532516773"/>
            <w:bookmarkEnd w:id="2058"/>
            <w:bookmarkEnd w:id="2059"/>
            <w:bookmarkEnd w:id="2060"/>
            <w:bookmarkEnd w:id="2061"/>
            <w:bookmarkEnd w:id="2062"/>
            <w:bookmarkEnd w:id="2063"/>
            <w:bookmarkEnd w:id="2064"/>
            <w:bookmarkEnd w:id="2065"/>
            <w:bookmarkEnd w:id="2066"/>
          </w:p>
        </w:tc>
        <w:tc>
          <w:tcPr>
            <w:tcW w:w="630" w:type="dxa"/>
          </w:tcPr>
          <w:p w14:paraId="2F470DD7" w14:textId="1055460F" w:rsidR="006F7E23" w:rsidDel="004650A1" w:rsidRDefault="006F7E23" w:rsidP="006F7E23">
            <w:pPr>
              <w:rPr>
                <w:del w:id="2067" w:author="adachi kento" w:date="2018-12-13T22:18:00Z"/>
              </w:rPr>
            </w:pPr>
            <w:bookmarkStart w:id="2068" w:name="_Toc532506228"/>
            <w:bookmarkStart w:id="2069" w:name="_Toc532507040"/>
            <w:bookmarkStart w:id="2070" w:name="_Toc532507291"/>
            <w:bookmarkStart w:id="2071" w:name="_Toc532507536"/>
            <w:bookmarkStart w:id="2072" w:name="_Toc532507787"/>
            <w:bookmarkStart w:id="2073" w:name="_Toc532508032"/>
            <w:bookmarkStart w:id="2074" w:name="_Toc532508277"/>
            <w:bookmarkStart w:id="2075" w:name="_Toc532510753"/>
            <w:bookmarkStart w:id="2076" w:name="_Toc532516774"/>
            <w:bookmarkEnd w:id="2068"/>
            <w:bookmarkEnd w:id="2069"/>
            <w:bookmarkEnd w:id="2070"/>
            <w:bookmarkEnd w:id="2071"/>
            <w:bookmarkEnd w:id="2072"/>
            <w:bookmarkEnd w:id="2073"/>
            <w:bookmarkEnd w:id="2074"/>
            <w:bookmarkEnd w:id="2075"/>
            <w:bookmarkEnd w:id="2076"/>
          </w:p>
        </w:tc>
        <w:tc>
          <w:tcPr>
            <w:tcW w:w="6146" w:type="dxa"/>
          </w:tcPr>
          <w:p w14:paraId="53EAAB79" w14:textId="326D7A8D" w:rsidR="006F7E23" w:rsidDel="004650A1" w:rsidRDefault="006F7E23" w:rsidP="006F7E23">
            <w:pPr>
              <w:rPr>
                <w:del w:id="2077" w:author="adachi kento" w:date="2018-12-13T22:18:00Z"/>
              </w:rPr>
            </w:pPr>
            <w:bookmarkStart w:id="2078" w:name="_Toc532506229"/>
            <w:bookmarkStart w:id="2079" w:name="_Toc532507041"/>
            <w:bookmarkStart w:id="2080" w:name="_Toc532507292"/>
            <w:bookmarkStart w:id="2081" w:name="_Toc532507537"/>
            <w:bookmarkStart w:id="2082" w:name="_Toc532507788"/>
            <w:bookmarkStart w:id="2083" w:name="_Toc532508033"/>
            <w:bookmarkStart w:id="2084" w:name="_Toc532508278"/>
            <w:bookmarkStart w:id="2085" w:name="_Toc532510754"/>
            <w:bookmarkStart w:id="2086" w:name="_Toc532516775"/>
            <w:bookmarkEnd w:id="2078"/>
            <w:bookmarkEnd w:id="2079"/>
            <w:bookmarkEnd w:id="2080"/>
            <w:bookmarkEnd w:id="2081"/>
            <w:bookmarkEnd w:id="2082"/>
            <w:bookmarkEnd w:id="2083"/>
            <w:bookmarkEnd w:id="2084"/>
            <w:bookmarkEnd w:id="2085"/>
            <w:bookmarkEnd w:id="2086"/>
          </w:p>
        </w:tc>
        <w:bookmarkStart w:id="2087" w:name="_Toc532506230"/>
        <w:bookmarkStart w:id="2088" w:name="_Toc532507042"/>
        <w:bookmarkStart w:id="2089" w:name="_Toc532507293"/>
        <w:bookmarkStart w:id="2090" w:name="_Toc532507538"/>
        <w:bookmarkStart w:id="2091" w:name="_Toc532507789"/>
        <w:bookmarkStart w:id="2092" w:name="_Toc532508034"/>
        <w:bookmarkStart w:id="2093" w:name="_Toc532508279"/>
        <w:bookmarkStart w:id="2094" w:name="_Toc532510755"/>
        <w:bookmarkStart w:id="2095" w:name="_Toc532516776"/>
        <w:bookmarkEnd w:id="2087"/>
        <w:bookmarkEnd w:id="2088"/>
        <w:bookmarkEnd w:id="2089"/>
        <w:bookmarkEnd w:id="2090"/>
        <w:bookmarkEnd w:id="2091"/>
        <w:bookmarkEnd w:id="2092"/>
        <w:bookmarkEnd w:id="2093"/>
        <w:bookmarkEnd w:id="2094"/>
        <w:bookmarkEnd w:id="2095"/>
      </w:tr>
      <w:tr w:rsidR="006F7E23" w:rsidDel="004650A1" w14:paraId="03C0343C" w14:textId="2685DE29" w:rsidTr="006F7E23">
        <w:trPr>
          <w:del w:id="2096" w:author="adachi kento" w:date="2018-12-13T22:18:00Z"/>
        </w:trPr>
        <w:tc>
          <w:tcPr>
            <w:tcW w:w="1435" w:type="dxa"/>
          </w:tcPr>
          <w:p w14:paraId="4A0AD4CE" w14:textId="7229168F" w:rsidR="006F7E23" w:rsidDel="004650A1" w:rsidRDefault="006F7E23" w:rsidP="006F7E23">
            <w:pPr>
              <w:rPr>
                <w:del w:id="2097" w:author="adachi kento" w:date="2018-12-13T22:18:00Z"/>
              </w:rPr>
            </w:pPr>
            <w:bookmarkStart w:id="2098" w:name="_Toc532506231"/>
            <w:bookmarkStart w:id="2099" w:name="_Toc532507043"/>
            <w:bookmarkStart w:id="2100" w:name="_Toc532507294"/>
            <w:bookmarkStart w:id="2101" w:name="_Toc532507539"/>
            <w:bookmarkStart w:id="2102" w:name="_Toc532507790"/>
            <w:bookmarkStart w:id="2103" w:name="_Toc532508035"/>
            <w:bookmarkStart w:id="2104" w:name="_Toc532508280"/>
            <w:bookmarkStart w:id="2105" w:name="_Toc532510756"/>
            <w:bookmarkStart w:id="2106" w:name="_Toc532516777"/>
            <w:bookmarkEnd w:id="2098"/>
            <w:bookmarkEnd w:id="2099"/>
            <w:bookmarkEnd w:id="2100"/>
            <w:bookmarkEnd w:id="2101"/>
            <w:bookmarkEnd w:id="2102"/>
            <w:bookmarkEnd w:id="2103"/>
            <w:bookmarkEnd w:id="2104"/>
            <w:bookmarkEnd w:id="2105"/>
            <w:bookmarkEnd w:id="2106"/>
          </w:p>
        </w:tc>
        <w:tc>
          <w:tcPr>
            <w:tcW w:w="630" w:type="dxa"/>
          </w:tcPr>
          <w:p w14:paraId="1C92AD3E" w14:textId="2D536D94" w:rsidR="006F7E23" w:rsidDel="004650A1" w:rsidRDefault="006F7E23" w:rsidP="006F7E23">
            <w:pPr>
              <w:rPr>
                <w:del w:id="2107" w:author="adachi kento" w:date="2018-12-13T22:18:00Z"/>
              </w:rPr>
            </w:pPr>
            <w:bookmarkStart w:id="2108" w:name="_Toc532506232"/>
            <w:bookmarkStart w:id="2109" w:name="_Toc532507044"/>
            <w:bookmarkStart w:id="2110" w:name="_Toc532507295"/>
            <w:bookmarkStart w:id="2111" w:name="_Toc532507540"/>
            <w:bookmarkStart w:id="2112" w:name="_Toc532507791"/>
            <w:bookmarkStart w:id="2113" w:name="_Toc532508036"/>
            <w:bookmarkStart w:id="2114" w:name="_Toc532508281"/>
            <w:bookmarkStart w:id="2115" w:name="_Toc532510757"/>
            <w:bookmarkStart w:id="2116" w:name="_Toc532516778"/>
            <w:bookmarkEnd w:id="2108"/>
            <w:bookmarkEnd w:id="2109"/>
            <w:bookmarkEnd w:id="2110"/>
            <w:bookmarkEnd w:id="2111"/>
            <w:bookmarkEnd w:id="2112"/>
            <w:bookmarkEnd w:id="2113"/>
            <w:bookmarkEnd w:id="2114"/>
            <w:bookmarkEnd w:id="2115"/>
            <w:bookmarkEnd w:id="2116"/>
          </w:p>
        </w:tc>
        <w:tc>
          <w:tcPr>
            <w:tcW w:w="6146" w:type="dxa"/>
          </w:tcPr>
          <w:p w14:paraId="420CE529" w14:textId="749F8388" w:rsidR="006F7E23" w:rsidDel="004650A1" w:rsidRDefault="006F7E23" w:rsidP="006F7E23">
            <w:pPr>
              <w:rPr>
                <w:del w:id="2117" w:author="adachi kento" w:date="2018-12-13T22:18:00Z"/>
              </w:rPr>
            </w:pPr>
            <w:bookmarkStart w:id="2118" w:name="_Toc532506233"/>
            <w:bookmarkStart w:id="2119" w:name="_Toc532507045"/>
            <w:bookmarkStart w:id="2120" w:name="_Toc532507296"/>
            <w:bookmarkStart w:id="2121" w:name="_Toc532507541"/>
            <w:bookmarkStart w:id="2122" w:name="_Toc532507792"/>
            <w:bookmarkStart w:id="2123" w:name="_Toc532508037"/>
            <w:bookmarkStart w:id="2124" w:name="_Toc532508282"/>
            <w:bookmarkStart w:id="2125" w:name="_Toc532510758"/>
            <w:bookmarkStart w:id="2126" w:name="_Toc532516779"/>
            <w:bookmarkEnd w:id="2118"/>
            <w:bookmarkEnd w:id="2119"/>
            <w:bookmarkEnd w:id="2120"/>
            <w:bookmarkEnd w:id="2121"/>
            <w:bookmarkEnd w:id="2122"/>
            <w:bookmarkEnd w:id="2123"/>
            <w:bookmarkEnd w:id="2124"/>
            <w:bookmarkEnd w:id="2125"/>
            <w:bookmarkEnd w:id="2126"/>
          </w:p>
        </w:tc>
        <w:bookmarkStart w:id="2127" w:name="_Toc532506234"/>
        <w:bookmarkStart w:id="2128" w:name="_Toc532507046"/>
        <w:bookmarkStart w:id="2129" w:name="_Toc532507297"/>
        <w:bookmarkStart w:id="2130" w:name="_Toc532507542"/>
        <w:bookmarkStart w:id="2131" w:name="_Toc532507793"/>
        <w:bookmarkStart w:id="2132" w:name="_Toc532508038"/>
        <w:bookmarkStart w:id="2133" w:name="_Toc532508283"/>
        <w:bookmarkStart w:id="2134" w:name="_Toc532510759"/>
        <w:bookmarkStart w:id="2135" w:name="_Toc532516780"/>
        <w:bookmarkEnd w:id="2127"/>
        <w:bookmarkEnd w:id="2128"/>
        <w:bookmarkEnd w:id="2129"/>
        <w:bookmarkEnd w:id="2130"/>
        <w:bookmarkEnd w:id="2131"/>
        <w:bookmarkEnd w:id="2132"/>
        <w:bookmarkEnd w:id="2133"/>
        <w:bookmarkEnd w:id="2134"/>
        <w:bookmarkEnd w:id="2135"/>
      </w:tr>
      <w:tr w:rsidR="006F7E23" w:rsidDel="004650A1" w14:paraId="06A54532" w14:textId="5F107106" w:rsidTr="006F7E23">
        <w:trPr>
          <w:del w:id="2136" w:author="adachi kento" w:date="2018-12-13T22:18:00Z"/>
        </w:trPr>
        <w:tc>
          <w:tcPr>
            <w:tcW w:w="1435" w:type="dxa"/>
          </w:tcPr>
          <w:p w14:paraId="7FA08935" w14:textId="78A89824" w:rsidR="006F7E23" w:rsidDel="004650A1" w:rsidRDefault="006F7E23" w:rsidP="006F7E23">
            <w:pPr>
              <w:rPr>
                <w:del w:id="2137" w:author="adachi kento" w:date="2018-12-13T22:18:00Z"/>
              </w:rPr>
            </w:pPr>
            <w:bookmarkStart w:id="2138" w:name="_Toc532506235"/>
            <w:bookmarkStart w:id="2139" w:name="_Toc532507047"/>
            <w:bookmarkStart w:id="2140" w:name="_Toc532507298"/>
            <w:bookmarkStart w:id="2141" w:name="_Toc532507543"/>
            <w:bookmarkStart w:id="2142" w:name="_Toc532507794"/>
            <w:bookmarkStart w:id="2143" w:name="_Toc532508039"/>
            <w:bookmarkStart w:id="2144" w:name="_Toc532508284"/>
            <w:bookmarkStart w:id="2145" w:name="_Toc532510760"/>
            <w:bookmarkStart w:id="2146" w:name="_Toc532516781"/>
            <w:bookmarkEnd w:id="2138"/>
            <w:bookmarkEnd w:id="2139"/>
            <w:bookmarkEnd w:id="2140"/>
            <w:bookmarkEnd w:id="2141"/>
            <w:bookmarkEnd w:id="2142"/>
            <w:bookmarkEnd w:id="2143"/>
            <w:bookmarkEnd w:id="2144"/>
            <w:bookmarkEnd w:id="2145"/>
            <w:bookmarkEnd w:id="2146"/>
          </w:p>
        </w:tc>
        <w:tc>
          <w:tcPr>
            <w:tcW w:w="630" w:type="dxa"/>
          </w:tcPr>
          <w:p w14:paraId="4CBCA4EC" w14:textId="76E1A7B1" w:rsidR="006F7E23" w:rsidDel="004650A1" w:rsidRDefault="006F7E23" w:rsidP="006F7E23">
            <w:pPr>
              <w:rPr>
                <w:del w:id="2147" w:author="adachi kento" w:date="2018-12-13T22:18:00Z"/>
              </w:rPr>
            </w:pPr>
            <w:bookmarkStart w:id="2148" w:name="_Toc532506236"/>
            <w:bookmarkStart w:id="2149" w:name="_Toc532507048"/>
            <w:bookmarkStart w:id="2150" w:name="_Toc532507299"/>
            <w:bookmarkStart w:id="2151" w:name="_Toc532507544"/>
            <w:bookmarkStart w:id="2152" w:name="_Toc532507795"/>
            <w:bookmarkStart w:id="2153" w:name="_Toc532508040"/>
            <w:bookmarkStart w:id="2154" w:name="_Toc532508285"/>
            <w:bookmarkStart w:id="2155" w:name="_Toc532510761"/>
            <w:bookmarkStart w:id="2156" w:name="_Toc532516782"/>
            <w:bookmarkEnd w:id="2148"/>
            <w:bookmarkEnd w:id="2149"/>
            <w:bookmarkEnd w:id="2150"/>
            <w:bookmarkEnd w:id="2151"/>
            <w:bookmarkEnd w:id="2152"/>
            <w:bookmarkEnd w:id="2153"/>
            <w:bookmarkEnd w:id="2154"/>
            <w:bookmarkEnd w:id="2155"/>
            <w:bookmarkEnd w:id="2156"/>
          </w:p>
        </w:tc>
        <w:tc>
          <w:tcPr>
            <w:tcW w:w="6146" w:type="dxa"/>
          </w:tcPr>
          <w:p w14:paraId="7C0FD682" w14:textId="49EB3300" w:rsidR="006F7E23" w:rsidDel="004650A1" w:rsidRDefault="006F7E23" w:rsidP="006F7E23">
            <w:pPr>
              <w:rPr>
                <w:del w:id="2157" w:author="adachi kento" w:date="2018-12-13T22:18:00Z"/>
              </w:rPr>
            </w:pPr>
            <w:bookmarkStart w:id="2158" w:name="_Toc532506237"/>
            <w:bookmarkStart w:id="2159" w:name="_Toc532507049"/>
            <w:bookmarkStart w:id="2160" w:name="_Toc532507300"/>
            <w:bookmarkStart w:id="2161" w:name="_Toc532507545"/>
            <w:bookmarkStart w:id="2162" w:name="_Toc532507796"/>
            <w:bookmarkStart w:id="2163" w:name="_Toc532508041"/>
            <w:bookmarkStart w:id="2164" w:name="_Toc532508286"/>
            <w:bookmarkStart w:id="2165" w:name="_Toc532510762"/>
            <w:bookmarkStart w:id="2166" w:name="_Toc532516783"/>
            <w:bookmarkEnd w:id="2158"/>
            <w:bookmarkEnd w:id="2159"/>
            <w:bookmarkEnd w:id="2160"/>
            <w:bookmarkEnd w:id="2161"/>
            <w:bookmarkEnd w:id="2162"/>
            <w:bookmarkEnd w:id="2163"/>
            <w:bookmarkEnd w:id="2164"/>
            <w:bookmarkEnd w:id="2165"/>
            <w:bookmarkEnd w:id="2166"/>
          </w:p>
        </w:tc>
        <w:bookmarkStart w:id="2167" w:name="_Toc532506238"/>
        <w:bookmarkStart w:id="2168" w:name="_Toc532507050"/>
        <w:bookmarkStart w:id="2169" w:name="_Toc532507301"/>
        <w:bookmarkStart w:id="2170" w:name="_Toc532507546"/>
        <w:bookmarkStart w:id="2171" w:name="_Toc532507797"/>
        <w:bookmarkStart w:id="2172" w:name="_Toc532508042"/>
        <w:bookmarkStart w:id="2173" w:name="_Toc532508287"/>
        <w:bookmarkStart w:id="2174" w:name="_Toc532510763"/>
        <w:bookmarkStart w:id="2175" w:name="_Toc532516784"/>
        <w:bookmarkEnd w:id="2167"/>
        <w:bookmarkEnd w:id="2168"/>
        <w:bookmarkEnd w:id="2169"/>
        <w:bookmarkEnd w:id="2170"/>
        <w:bookmarkEnd w:id="2171"/>
        <w:bookmarkEnd w:id="2172"/>
        <w:bookmarkEnd w:id="2173"/>
        <w:bookmarkEnd w:id="2174"/>
        <w:bookmarkEnd w:id="2175"/>
      </w:tr>
      <w:tr w:rsidR="006F7E23" w:rsidDel="004650A1" w14:paraId="4CB7886F" w14:textId="19BF96EE" w:rsidTr="006F7E23">
        <w:trPr>
          <w:del w:id="2176" w:author="adachi kento" w:date="2018-12-13T22:18:00Z"/>
        </w:trPr>
        <w:tc>
          <w:tcPr>
            <w:tcW w:w="1435" w:type="dxa"/>
          </w:tcPr>
          <w:p w14:paraId="0D5C4E55" w14:textId="14CCCDD9" w:rsidR="006F7E23" w:rsidDel="004650A1" w:rsidRDefault="006F7E23" w:rsidP="006F7E23">
            <w:pPr>
              <w:rPr>
                <w:del w:id="2177" w:author="adachi kento" w:date="2018-12-13T22:18:00Z"/>
              </w:rPr>
            </w:pPr>
            <w:bookmarkStart w:id="2178" w:name="_Toc532506239"/>
            <w:bookmarkStart w:id="2179" w:name="_Toc532507051"/>
            <w:bookmarkStart w:id="2180" w:name="_Toc532507302"/>
            <w:bookmarkStart w:id="2181" w:name="_Toc532507547"/>
            <w:bookmarkStart w:id="2182" w:name="_Toc532507798"/>
            <w:bookmarkStart w:id="2183" w:name="_Toc532508043"/>
            <w:bookmarkStart w:id="2184" w:name="_Toc532508288"/>
            <w:bookmarkStart w:id="2185" w:name="_Toc532510764"/>
            <w:bookmarkStart w:id="2186" w:name="_Toc532516785"/>
            <w:bookmarkEnd w:id="2178"/>
            <w:bookmarkEnd w:id="2179"/>
            <w:bookmarkEnd w:id="2180"/>
            <w:bookmarkEnd w:id="2181"/>
            <w:bookmarkEnd w:id="2182"/>
            <w:bookmarkEnd w:id="2183"/>
            <w:bookmarkEnd w:id="2184"/>
            <w:bookmarkEnd w:id="2185"/>
            <w:bookmarkEnd w:id="2186"/>
          </w:p>
        </w:tc>
        <w:tc>
          <w:tcPr>
            <w:tcW w:w="630" w:type="dxa"/>
          </w:tcPr>
          <w:p w14:paraId="2935CB14" w14:textId="1001A912" w:rsidR="006F7E23" w:rsidDel="004650A1" w:rsidRDefault="006F7E23" w:rsidP="006F7E23">
            <w:pPr>
              <w:rPr>
                <w:del w:id="2187" w:author="adachi kento" w:date="2018-12-13T22:18:00Z"/>
              </w:rPr>
            </w:pPr>
            <w:bookmarkStart w:id="2188" w:name="_Toc532506240"/>
            <w:bookmarkStart w:id="2189" w:name="_Toc532507052"/>
            <w:bookmarkStart w:id="2190" w:name="_Toc532507303"/>
            <w:bookmarkStart w:id="2191" w:name="_Toc532507548"/>
            <w:bookmarkStart w:id="2192" w:name="_Toc532507799"/>
            <w:bookmarkStart w:id="2193" w:name="_Toc532508044"/>
            <w:bookmarkStart w:id="2194" w:name="_Toc532508289"/>
            <w:bookmarkStart w:id="2195" w:name="_Toc532510765"/>
            <w:bookmarkStart w:id="2196" w:name="_Toc532516786"/>
            <w:bookmarkEnd w:id="2188"/>
            <w:bookmarkEnd w:id="2189"/>
            <w:bookmarkEnd w:id="2190"/>
            <w:bookmarkEnd w:id="2191"/>
            <w:bookmarkEnd w:id="2192"/>
            <w:bookmarkEnd w:id="2193"/>
            <w:bookmarkEnd w:id="2194"/>
            <w:bookmarkEnd w:id="2195"/>
            <w:bookmarkEnd w:id="2196"/>
          </w:p>
        </w:tc>
        <w:tc>
          <w:tcPr>
            <w:tcW w:w="6146" w:type="dxa"/>
          </w:tcPr>
          <w:p w14:paraId="0FBC7A96" w14:textId="2ABFC399" w:rsidR="006F7E23" w:rsidDel="004650A1" w:rsidRDefault="006F7E23" w:rsidP="006F7E23">
            <w:pPr>
              <w:rPr>
                <w:del w:id="2197" w:author="adachi kento" w:date="2018-12-13T22:18:00Z"/>
              </w:rPr>
            </w:pPr>
            <w:bookmarkStart w:id="2198" w:name="_Toc532506241"/>
            <w:bookmarkStart w:id="2199" w:name="_Toc532507053"/>
            <w:bookmarkStart w:id="2200" w:name="_Toc532507304"/>
            <w:bookmarkStart w:id="2201" w:name="_Toc532507549"/>
            <w:bookmarkStart w:id="2202" w:name="_Toc532507800"/>
            <w:bookmarkStart w:id="2203" w:name="_Toc532508045"/>
            <w:bookmarkStart w:id="2204" w:name="_Toc532508290"/>
            <w:bookmarkStart w:id="2205" w:name="_Toc532510766"/>
            <w:bookmarkStart w:id="2206" w:name="_Toc532516787"/>
            <w:bookmarkEnd w:id="2198"/>
            <w:bookmarkEnd w:id="2199"/>
            <w:bookmarkEnd w:id="2200"/>
            <w:bookmarkEnd w:id="2201"/>
            <w:bookmarkEnd w:id="2202"/>
            <w:bookmarkEnd w:id="2203"/>
            <w:bookmarkEnd w:id="2204"/>
            <w:bookmarkEnd w:id="2205"/>
            <w:bookmarkEnd w:id="2206"/>
          </w:p>
        </w:tc>
        <w:bookmarkStart w:id="2207" w:name="_Toc532506242"/>
        <w:bookmarkStart w:id="2208" w:name="_Toc532507054"/>
        <w:bookmarkStart w:id="2209" w:name="_Toc532507305"/>
        <w:bookmarkStart w:id="2210" w:name="_Toc532507550"/>
        <w:bookmarkStart w:id="2211" w:name="_Toc532507801"/>
        <w:bookmarkStart w:id="2212" w:name="_Toc532508046"/>
        <w:bookmarkStart w:id="2213" w:name="_Toc532508291"/>
        <w:bookmarkStart w:id="2214" w:name="_Toc532510767"/>
        <w:bookmarkStart w:id="2215" w:name="_Toc532516788"/>
        <w:bookmarkEnd w:id="2207"/>
        <w:bookmarkEnd w:id="2208"/>
        <w:bookmarkEnd w:id="2209"/>
        <w:bookmarkEnd w:id="2210"/>
        <w:bookmarkEnd w:id="2211"/>
        <w:bookmarkEnd w:id="2212"/>
        <w:bookmarkEnd w:id="2213"/>
        <w:bookmarkEnd w:id="2214"/>
        <w:bookmarkEnd w:id="2215"/>
      </w:tr>
      <w:tr w:rsidR="006F7E23" w:rsidDel="004650A1" w14:paraId="3E9FA0DD" w14:textId="4B2DF7F8" w:rsidTr="006F7E23">
        <w:trPr>
          <w:del w:id="2216" w:author="adachi kento" w:date="2018-12-13T22:18:00Z"/>
        </w:trPr>
        <w:tc>
          <w:tcPr>
            <w:tcW w:w="1435" w:type="dxa"/>
          </w:tcPr>
          <w:p w14:paraId="37F9F027" w14:textId="660DF3D6" w:rsidR="006F7E23" w:rsidDel="004650A1" w:rsidRDefault="006F7E23" w:rsidP="006F7E23">
            <w:pPr>
              <w:rPr>
                <w:del w:id="2217" w:author="adachi kento" w:date="2018-12-13T22:18:00Z"/>
              </w:rPr>
            </w:pPr>
            <w:bookmarkStart w:id="2218" w:name="_Toc532506243"/>
            <w:bookmarkStart w:id="2219" w:name="_Toc532507055"/>
            <w:bookmarkStart w:id="2220" w:name="_Toc532507306"/>
            <w:bookmarkStart w:id="2221" w:name="_Toc532507551"/>
            <w:bookmarkStart w:id="2222" w:name="_Toc532507802"/>
            <w:bookmarkStart w:id="2223" w:name="_Toc532508047"/>
            <w:bookmarkStart w:id="2224" w:name="_Toc532508292"/>
            <w:bookmarkStart w:id="2225" w:name="_Toc532510768"/>
            <w:bookmarkStart w:id="2226" w:name="_Toc532516789"/>
            <w:bookmarkEnd w:id="2218"/>
            <w:bookmarkEnd w:id="2219"/>
            <w:bookmarkEnd w:id="2220"/>
            <w:bookmarkEnd w:id="2221"/>
            <w:bookmarkEnd w:id="2222"/>
            <w:bookmarkEnd w:id="2223"/>
            <w:bookmarkEnd w:id="2224"/>
            <w:bookmarkEnd w:id="2225"/>
            <w:bookmarkEnd w:id="2226"/>
          </w:p>
        </w:tc>
        <w:tc>
          <w:tcPr>
            <w:tcW w:w="630" w:type="dxa"/>
          </w:tcPr>
          <w:p w14:paraId="0A7EDC3E" w14:textId="40504E9B" w:rsidR="006F7E23" w:rsidDel="004650A1" w:rsidRDefault="006F7E23" w:rsidP="006F7E23">
            <w:pPr>
              <w:rPr>
                <w:del w:id="2227" w:author="adachi kento" w:date="2018-12-13T22:18:00Z"/>
              </w:rPr>
            </w:pPr>
            <w:bookmarkStart w:id="2228" w:name="_Toc532506244"/>
            <w:bookmarkStart w:id="2229" w:name="_Toc532507056"/>
            <w:bookmarkStart w:id="2230" w:name="_Toc532507307"/>
            <w:bookmarkStart w:id="2231" w:name="_Toc532507552"/>
            <w:bookmarkStart w:id="2232" w:name="_Toc532507803"/>
            <w:bookmarkStart w:id="2233" w:name="_Toc532508048"/>
            <w:bookmarkStart w:id="2234" w:name="_Toc532508293"/>
            <w:bookmarkStart w:id="2235" w:name="_Toc532510769"/>
            <w:bookmarkStart w:id="2236" w:name="_Toc532516790"/>
            <w:bookmarkEnd w:id="2228"/>
            <w:bookmarkEnd w:id="2229"/>
            <w:bookmarkEnd w:id="2230"/>
            <w:bookmarkEnd w:id="2231"/>
            <w:bookmarkEnd w:id="2232"/>
            <w:bookmarkEnd w:id="2233"/>
            <w:bookmarkEnd w:id="2234"/>
            <w:bookmarkEnd w:id="2235"/>
            <w:bookmarkEnd w:id="2236"/>
          </w:p>
        </w:tc>
        <w:tc>
          <w:tcPr>
            <w:tcW w:w="6146" w:type="dxa"/>
          </w:tcPr>
          <w:p w14:paraId="3FD3E25B" w14:textId="63E45F6E" w:rsidR="006F7E23" w:rsidDel="004650A1" w:rsidRDefault="006F7E23" w:rsidP="006F7E23">
            <w:pPr>
              <w:rPr>
                <w:del w:id="2237" w:author="adachi kento" w:date="2018-12-13T22:18:00Z"/>
              </w:rPr>
            </w:pPr>
            <w:bookmarkStart w:id="2238" w:name="_Toc532506245"/>
            <w:bookmarkStart w:id="2239" w:name="_Toc532507057"/>
            <w:bookmarkStart w:id="2240" w:name="_Toc532507308"/>
            <w:bookmarkStart w:id="2241" w:name="_Toc532507553"/>
            <w:bookmarkStart w:id="2242" w:name="_Toc532507804"/>
            <w:bookmarkStart w:id="2243" w:name="_Toc532508049"/>
            <w:bookmarkStart w:id="2244" w:name="_Toc532508294"/>
            <w:bookmarkStart w:id="2245" w:name="_Toc532510770"/>
            <w:bookmarkStart w:id="2246" w:name="_Toc532516791"/>
            <w:bookmarkEnd w:id="2238"/>
            <w:bookmarkEnd w:id="2239"/>
            <w:bookmarkEnd w:id="2240"/>
            <w:bookmarkEnd w:id="2241"/>
            <w:bookmarkEnd w:id="2242"/>
            <w:bookmarkEnd w:id="2243"/>
            <w:bookmarkEnd w:id="2244"/>
            <w:bookmarkEnd w:id="2245"/>
            <w:bookmarkEnd w:id="2246"/>
          </w:p>
        </w:tc>
        <w:bookmarkStart w:id="2247" w:name="_Toc532506246"/>
        <w:bookmarkStart w:id="2248" w:name="_Toc532507058"/>
        <w:bookmarkStart w:id="2249" w:name="_Toc532507309"/>
        <w:bookmarkStart w:id="2250" w:name="_Toc532507554"/>
        <w:bookmarkStart w:id="2251" w:name="_Toc532507805"/>
        <w:bookmarkStart w:id="2252" w:name="_Toc532508050"/>
        <w:bookmarkStart w:id="2253" w:name="_Toc532508295"/>
        <w:bookmarkStart w:id="2254" w:name="_Toc532510771"/>
        <w:bookmarkStart w:id="2255" w:name="_Toc532516792"/>
        <w:bookmarkEnd w:id="2247"/>
        <w:bookmarkEnd w:id="2248"/>
        <w:bookmarkEnd w:id="2249"/>
        <w:bookmarkEnd w:id="2250"/>
        <w:bookmarkEnd w:id="2251"/>
        <w:bookmarkEnd w:id="2252"/>
        <w:bookmarkEnd w:id="2253"/>
        <w:bookmarkEnd w:id="2254"/>
        <w:bookmarkEnd w:id="2255"/>
      </w:tr>
      <w:tr w:rsidR="006F7E23" w:rsidDel="004650A1" w14:paraId="47A4EE8C" w14:textId="707AC290" w:rsidTr="006F7E23">
        <w:trPr>
          <w:del w:id="2256" w:author="adachi kento" w:date="2018-12-13T22:18:00Z"/>
        </w:trPr>
        <w:tc>
          <w:tcPr>
            <w:tcW w:w="1435" w:type="dxa"/>
          </w:tcPr>
          <w:p w14:paraId="0CEB1608" w14:textId="3D8ECC58" w:rsidR="006F7E23" w:rsidDel="004650A1" w:rsidRDefault="006F7E23" w:rsidP="006F7E23">
            <w:pPr>
              <w:rPr>
                <w:del w:id="2257" w:author="adachi kento" w:date="2018-12-13T22:18:00Z"/>
              </w:rPr>
            </w:pPr>
            <w:bookmarkStart w:id="2258" w:name="_Toc532506247"/>
            <w:bookmarkStart w:id="2259" w:name="_Toc532507059"/>
            <w:bookmarkStart w:id="2260" w:name="_Toc532507310"/>
            <w:bookmarkStart w:id="2261" w:name="_Toc532507555"/>
            <w:bookmarkStart w:id="2262" w:name="_Toc532507806"/>
            <w:bookmarkStart w:id="2263" w:name="_Toc532508051"/>
            <w:bookmarkStart w:id="2264" w:name="_Toc532508296"/>
            <w:bookmarkStart w:id="2265" w:name="_Toc532510772"/>
            <w:bookmarkStart w:id="2266" w:name="_Toc532516793"/>
            <w:bookmarkEnd w:id="2258"/>
            <w:bookmarkEnd w:id="2259"/>
            <w:bookmarkEnd w:id="2260"/>
            <w:bookmarkEnd w:id="2261"/>
            <w:bookmarkEnd w:id="2262"/>
            <w:bookmarkEnd w:id="2263"/>
            <w:bookmarkEnd w:id="2264"/>
            <w:bookmarkEnd w:id="2265"/>
            <w:bookmarkEnd w:id="2266"/>
          </w:p>
        </w:tc>
        <w:tc>
          <w:tcPr>
            <w:tcW w:w="630" w:type="dxa"/>
          </w:tcPr>
          <w:p w14:paraId="31B8D8EB" w14:textId="2A423159" w:rsidR="006F7E23" w:rsidDel="004650A1" w:rsidRDefault="006F7E23" w:rsidP="006F7E23">
            <w:pPr>
              <w:rPr>
                <w:del w:id="2267" w:author="adachi kento" w:date="2018-12-13T22:18:00Z"/>
              </w:rPr>
            </w:pPr>
            <w:bookmarkStart w:id="2268" w:name="_Toc532506248"/>
            <w:bookmarkStart w:id="2269" w:name="_Toc532507060"/>
            <w:bookmarkStart w:id="2270" w:name="_Toc532507311"/>
            <w:bookmarkStart w:id="2271" w:name="_Toc532507556"/>
            <w:bookmarkStart w:id="2272" w:name="_Toc532507807"/>
            <w:bookmarkStart w:id="2273" w:name="_Toc532508052"/>
            <w:bookmarkStart w:id="2274" w:name="_Toc532508297"/>
            <w:bookmarkStart w:id="2275" w:name="_Toc532510773"/>
            <w:bookmarkStart w:id="2276" w:name="_Toc532516794"/>
            <w:bookmarkEnd w:id="2268"/>
            <w:bookmarkEnd w:id="2269"/>
            <w:bookmarkEnd w:id="2270"/>
            <w:bookmarkEnd w:id="2271"/>
            <w:bookmarkEnd w:id="2272"/>
            <w:bookmarkEnd w:id="2273"/>
            <w:bookmarkEnd w:id="2274"/>
            <w:bookmarkEnd w:id="2275"/>
            <w:bookmarkEnd w:id="2276"/>
          </w:p>
        </w:tc>
        <w:tc>
          <w:tcPr>
            <w:tcW w:w="6146" w:type="dxa"/>
          </w:tcPr>
          <w:p w14:paraId="1B668910" w14:textId="486BF3F4" w:rsidR="006F7E23" w:rsidDel="004650A1" w:rsidRDefault="006F7E23" w:rsidP="006F7E23">
            <w:pPr>
              <w:rPr>
                <w:del w:id="2277" w:author="adachi kento" w:date="2018-12-13T22:18:00Z"/>
              </w:rPr>
            </w:pPr>
            <w:bookmarkStart w:id="2278" w:name="_Toc532506249"/>
            <w:bookmarkStart w:id="2279" w:name="_Toc532507061"/>
            <w:bookmarkStart w:id="2280" w:name="_Toc532507312"/>
            <w:bookmarkStart w:id="2281" w:name="_Toc532507557"/>
            <w:bookmarkStart w:id="2282" w:name="_Toc532507808"/>
            <w:bookmarkStart w:id="2283" w:name="_Toc532508053"/>
            <w:bookmarkStart w:id="2284" w:name="_Toc532508298"/>
            <w:bookmarkStart w:id="2285" w:name="_Toc532510774"/>
            <w:bookmarkStart w:id="2286" w:name="_Toc532516795"/>
            <w:bookmarkEnd w:id="2278"/>
            <w:bookmarkEnd w:id="2279"/>
            <w:bookmarkEnd w:id="2280"/>
            <w:bookmarkEnd w:id="2281"/>
            <w:bookmarkEnd w:id="2282"/>
            <w:bookmarkEnd w:id="2283"/>
            <w:bookmarkEnd w:id="2284"/>
            <w:bookmarkEnd w:id="2285"/>
            <w:bookmarkEnd w:id="2286"/>
          </w:p>
        </w:tc>
        <w:bookmarkStart w:id="2287" w:name="_Toc532506250"/>
        <w:bookmarkStart w:id="2288" w:name="_Toc532507062"/>
        <w:bookmarkStart w:id="2289" w:name="_Toc532507313"/>
        <w:bookmarkStart w:id="2290" w:name="_Toc532507558"/>
        <w:bookmarkStart w:id="2291" w:name="_Toc532507809"/>
        <w:bookmarkStart w:id="2292" w:name="_Toc532508054"/>
        <w:bookmarkStart w:id="2293" w:name="_Toc532508299"/>
        <w:bookmarkStart w:id="2294" w:name="_Toc532510775"/>
        <w:bookmarkStart w:id="2295" w:name="_Toc532516796"/>
        <w:bookmarkEnd w:id="2287"/>
        <w:bookmarkEnd w:id="2288"/>
        <w:bookmarkEnd w:id="2289"/>
        <w:bookmarkEnd w:id="2290"/>
        <w:bookmarkEnd w:id="2291"/>
        <w:bookmarkEnd w:id="2292"/>
        <w:bookmarkEnd w:id="2293"/>
        <w:bookmarkEnd w:id="2294"/>
        <w:bookmarkEnd w:id="2295"/>
      </w:tr>
      <w:tr w:rsidR="006F7E23" w:rsidDel="004650A1" w14:paraId="6FF41E2E" w14:textId="0A945508" w:rsidTr="006F7E23">
        <w:trPr>
          <w:del w:id="2296" w:author="adachi kento" w:date="2018-12-13T22:18:00Z"/>
        </w:trPr>
        <w:tc>
          <w:tcPr>
            <w:tcW w:w="1435" w:type="dxa"/>
          </w:tcPr>
          <w:p w14:paraId="1D60527E" w14:textId="3086EFDF" w:rsidR="006F7E23" w:rsidDel="004650A1" w:rsidRDefault="006F7E23" w:rsidP="006F7E23">
            <w:pPr>
              <w:rPr>
                <w:del w:id="2297" w:author="adachi kento" w:date="2018-12-13T22:18:00Z"/>
              </w:rPr>
            </w:pPr>
            <w:bookmarkStart w:id="2298" w:name="_Toc532506251"/>
            <w:bookmarkStart w:id="2299" w:name="_Toc532507063"/>
            <w:bookmarkStart w:id="2300" w:name="_Toc532507314"/>
            <w:bookmarkStart w:id="2301" w:name="_Toc532507559"/>
            <w:bookmarkStart w:id="2302" w:name="_Toc532507810"/>
            <w:bookmarkStart w:id="2303" w:name="_Toc532508055"/>
            <w:bookmarkStart w:id="2304" w:name="_Toc532508300"/>
            <w:bookmarkStart w:id="2305" w:name="_Toc532510776"/>
            <w:bookmarkStart w:id="2306" w:name="_Toc532516797"/>
            <w:bookmarkEnd w:id="2298"/>
            <w:bookmarkEnd w:id="2299"/>
            <w:bookmarkEnd w:id="2300"/>
            <w:bookmarkEnd w:id="2301"/>
            <w:bookmarkEnd w:id="2302"/>
            <w:bookmarkEnd w:id="2303"/>
            <w:bookmarkEnd w:id="2304"/>
            <w:bookmarkEnd w:id="2305"/>
            <w:bookmarkEnd w:id="2306"/>
          </w:p>
        </w:tc>
        <w:tc>
          <w:tcPr>
            <w:tcW w:w="630" w:type="dxa"/>
          </w:tcPr>
          <w:p w14:paraId="13497941" w14:textId="43AD04AB" w:rsidR="006F7E23" w:rsidDel="004650A1" w:rsidRDefault="006F7E23" w:rsidP="006F7E23">
            <w:pPr>
              <w:rPr>
                <w:del w:id="2307" w:author="adachi kento" w:date="2018-12-13T22:18:00Z"/>
              </w:rPr>
            </w:pPr>
            <w:bookmarkStart w:id="2308" w:name="_Toc532506252"/>
            <w:bookmarkStart w:id="2309" w:name="_Toc532507064"/>
            <w:bookmarkStart w:id="2310" w:name="_Toc532507315"/>
            <w:bookmarkStart w:id="2311" w:name="_Toc532507560"/>
            <w:bookmarkStart w:id="2312" w:name="_Toc532507811"/>
            <w:bookmarkStart w:id="2313" w:name="_Toc532508056"/>
            <w:bookmarkStart w:id="2314" w:name="_Toc532508301"/>
            <w:bookmarkStart w:id="2315" w:name="_Toc532510777"/>
            <w:bookmarkStart w:id="2316" w:name="_Toc532516798"/>
            <w:bookmarkEnd w:id="2308"/>
            <w:bookmarkEnd w:id="2309"/>
            <w:bookmarkEnd w:id="2310"/>
            <w:bookmarkEnd w:id="2311"/>
            <w:bookmarkEnd w:id="2312"/>
            <w:bookmarkEnd w:id="2313"/>
            <w:bookmarkEnd w:id="2314"/>
            <w:bookmarkEnd w:id="2315"/>
            <w:bookmarkEnd w:id="2316"/>
          </w:p>
        </w:tc>
        <w:tc>
          <w:tcPr>
            <w:tcW w:w="6146" w:type="dxa"/>
          </w:tcPr>
          <w:p w14:paraId="04BD5F0D" w14:textId="5F98F8F9" w:rsidR="006F7E23" w:rsidDel="004650A1" w:rsidRDefault="006F7E23" w:rsidP="006F7E23">
            <w:pPr>
              <w:rPr>
                <w:del w:id="2317" w:author="adachi kento" w:date="2018-12-13T22:18:00Z"/>
              </w:rPr>
            </w:pPr>
            <w:bookmarkStart w:id="2318" w:name="_Toc532506253"/>
            <w:bookmarkStart w:id="2319" w:name="_Toc532507065"/>
            <w:bookmarkStart w:id="2320" w:name="_Toc532507316"/>
            <w:bookmarkStart w:id="2321" w:name="_Toc532507561"/>
            <w:bookmarkStart w:id="2322" w:name="_Toc532507812"/>
            <w:bookmarkStart w:id="2323" w:name="_Toc532508057"/>
            <w:bookmarkStart w:id="2324" w:name="_Toc532508302"/>
            <w:bookmarkStart w:id="2325" w:name="_Toc532510778"/>
            <w:bookmarkStart w:id="2326" w:name="_Toc532516799"/>
            <w:bookmarkEnd w:id="2318"/>
            <w:bookmarkEnd w:id="2319"/>
            <w:bookmarkEnd w:id="2320"/>
            <w:bookmarkEnd w:id="2321"/>
            <w:bookmarkEnd w:id="2322"/>
            <w:bookmarkEnd w:id="2323"/>
            <w:bookmarkEnd w:id="2324"/>
            <w:bookmarkEnd w:id="2325"/>
            <w:bookmarkEnd w:id="2326"/>
          </w:p>
        </w:tc>
        <w:bookmarkStart w:id="2327" w:name="_Toc532506254"/>
        <w:bookmarkStart w:id="2328" w:name="_Toc532507066"/>
        <w:bookmarkStart w:id="2329" w:name="_Toc532507317"/>
        <w:bookmarkStart w:id="2330" w:name="_Toc532507562"/>
        <w:bookmarkStart w:id="2331" w:name="_Toc532507813"/>
        <w:bookmarkStart w:id="2332" w:name="_Toc532508058"/>
        <w:bookmarkStart w:id="2333" w:name="_Toc532508303"/>
        <w:bookmarkStart w:id="2334" w:name="_Toc532510779"/>
        <w:bookmarkStart w:id="2335" w:name="_Toc532516800"/>
        <w:bookmarkEnd w:id="2327"/>
        <w:bookmarkEnd w:id="2328"/>
        <w:bookmarkEnd w:id="2329"/>
        <w:bookmarkEnd w:id="2330"/>
        <w:bookmarkEnd w:id="2331"/>
        <w:bookmarkEnd w:id="2332"/>
        <w:bookmarkEnd w:id="2333"/>
        <w:bookmarkEnd w:id="2334"/>
        <w:bookmarkEnd w:id="2335"/>
      </w:tr>
      <w:tr w:rsidR="006F7E23" w:rsidDel="004650A1" w14:paraId="6B084BFC" w14:textId="72A034DD" w:rsidTr="006F7E23">
        <w:trPr>
          <w:del w:id="2336" w:author="adachi kento" w:date="2018-12-13T22:18:00Z"/>
        </w:trPr>
        <w:tc>
          <w:tcPr>
            <w:tcW w:w="1435" w:type="dxa"/>
          </w:tcPr>
          <w:p w14:paraId="0336CE37" w14:textId="778ECEF2" w:rsidR="006F7E23" w:rsidDel="004650A1" w:rsidRDefault="006F7E23" w:rsidP="006F7E23">
            <w:pPr>
              <w:rPr>
                <w:del w:id="2337" w:author="adachi kento" w:date="2018-12-13T22:18:00Z"/>
              </w:rPr>
            </w:pPr>
            <w:bookmarkStart w:id="2338" w:name="_Toc532506255"/>
            <w:bookmarkStart w:id="2339" w:name="_Toc532507067"/>
            <w:bookmarkStart w:id="2340" w:name="_Toc532507318"/>
            <w:bookmarkStart w:id="2341" w:name="_Toc532507563"/>
            <w:bookmarkStart w:id="2342" w:name="_Toc532507814"/>
            <w:bookmarkStart w:id="2343" w:name="_Toc532508059"/>
            <w:bookmarkStart w:id="2344" w:name="_Toc532508304"/>
            <w:bookmarkStart w:id="2345" w:name="_Toc532510780"/>
            <w:bookmarkStart w:id="2346" w:name="_Toc532516801"/>
            <w:bookmarkEnd w:id="2338"/>
            <w:bookmarkEnd w:id="2339"/>
            <w:bookmarkEnd w:id="2340"/>
            <w:bookmarkEnd w:id="2341"/>
            <w:bookmarkEnd w:id="2342"/>
            <w:bookmarkEnd w:id="2343"/>
            <w:bookmarkEnd w:id="2344"/>
            <w:bookmarkEnd w:id="2345"/>
            <w:bookmarkEnd w:id="2346"/>
          </w:p>
        </w:tc>
        <w:tc>
          <w:tcPr>
            <w:tcW w:w="630" w:type="dxa"/>
          </w:tcPr>
          <w:p w14:paraId="6891BF10" w14:textId="3CA61F36" w:rsidR="006F7E23" w:rsidDel="004650A1" w:rsidRDefault="006F7E23" w:rsidP="006F7E23">
            <w:pPr>
              <w:rPr>
                <w:del w:id="2347" w:author="adachi kento" w:date="2018-12-13T22:18:00Z"/>
              </w:rPr>
            </w:pPr>
            <w:bookmarkStart w:id="2348" w:name="_Toc532506256"/>
            <w:bookmarkStart w:id="2349" w:name="_Toc532507068"/>
            <w:bookmarkStart w:id="2350" w:name="_Toc532507319"/>
            <w:bookmarkStart w:id="2351" w:name="_Toc532507564"/>
            <w:bookmarkStart w:id="2352" w:name="_Toc532507815"/>
            <w:bookmarkStart w:id="2353" w:name="_Toc532508060"/>
            <w:bookmarkStart w:id="2354" w:name="_Toc532508305"/>
            <w:bookmarkStart w:id="2355" w:name="_Toc532510781"/>
            <w:bookmarkStart w:id="2356" w:name="_Toc532516802"/>
            <w:bookmarkEnd w:id="2348"/>
            <w:bookmarkEnd w:id="2349"/>
            <w:bookmarkEnd w:id="2350"/>
            <w:bookmarkEnd w:id="2351"/>
            <w:bookmarkEnd w:id="2352"/>
            <w:bookmarkEnd w:id="2353"/>
            <w:bookmarkEnd w:id="2354"/>
            <w:bookmarkEnd w:id="2355"/>
            <w:bookmarkEnd w:id="2356"/>
          </w:p>
        </w:tc>
        <w:tc>
          <w:tcPr>
            <w:tcW w:w="6146" w:type="dxa"/>
          </w:tcPr>
          <w:p w14:paraId="3A5BB3AA" w14:textId="4C0839DA" w:rsidR="006F7E23" w:rsidDel="004650A1" w:rsidRDefault="006F7E23" w:rsidP="006F7E23">
            <w:pPr>
              <w:rPr>
                <w:del w:id="2357" w:author="adachi kento" w:date="2018-12-13T22:18:00Z"/>
              </w:rPr>
            </w:pPr>
            <w:bookmarkStart w:id="2358" w:name="_Toc532506257"/>
            <w:bookmarkStart w:id="2359" w:name="_Toc532507069"/>
            <w:bookmarkStart w:id="2360" w:name="_Toc532507320"/>
            <w:bookmarkStart w:id="2361" w:name="_Toc532507565"/>
            <w:bookmarkStart w:id="2362" w:name="_Toc532507816"/>
            <w:bookmarkStart w:id="2363" w:name="_Toc532508061"/>
            <w:bookmarkStart w:id="2364" w:name="_Toc532508306"/>
            <w:bookmarkStart w:id="2365" w:name="_Toc532510782"/>
            <w:bookmarkStart w:id="2366" w:name="_Toc532516803"/>
            <w:bookmarkEnd w:id="2358"/>
            <w:bookmarkEnd w:id="2359"/>
            <w:bookmarkEnd w:id="2360"/>
            <w:bookmarkEnd w:id="2361"/>
            <w:bookmarkEnd w:id="2362"/>
            <w:bookmarkEnd w:id="2363"/>
            <w:bookmarkEnd w:id="2364"/>
            <w:bookmarkEnd w:id="2365"/>
            <w:bookmarkEnd w:id="2366"/>
          </w:p>
        </w:tc>
        <w:bookmarkStart w:id="2367" w:name="_Toc532506258"/>
        <w:bookmarkStart w:id="2368" w:name="_Toc532507070"/>
        <w:bookmarkStart w:id="2369" w:name="_Toc532507321"/>
        <w:bookmarkStart w:id="2370" w:name="_Toc532507566"/>
        <w:bookmarkStart w:id="2371" w:name="_Toc532507817"/>
        <w:bookmarkStart w:id="2372" w:name="_Toc532508062"/>
        <w:bookmarkStart w:id="2373" w:name="_Toc532508307"/>
        <w:bookmarkStart w:id="2374" w:name="_Toc532510783"/>
        <w:bookmarkStart w:id="2375" w:name="_Toc532516804"/>
        <w:bookmarkEnd w:id="2367"/>
        <w:bookmarkEnd w:id="2368"/>
        <w:bookmarkEnd w:id="2369"/>
        <w:bookmarkEnd w:id="2370"/>
        <w:bookmarkEnd w:id="2371"/>
        <w:bookmarkEnd w:id="2372"/>
        <w:bookmarkEnd w:id="2373"/>
        <w:bookmarkEnd w:id="2374"/>
        <w:bookmarkEnd w:id="2375"/>
      </w:tr>
      <w:tr w:rsidR="006F7E23" w:rsidDel="004650A1" w14:paraId="37FC318C" w14:textId="6F09AC79" w:rsidTr="006F7E23">
        <w:trPr>
          <w:del w:id="2376" w:author="adachi kento" w:date="2018-12-13T22:18:00Z"/>
        </w:trPr>
        <w:tc>
          <w:tcPr>
            <w:tcW w:w="1435" w:type="dxa"/>
          </w:tcPr>
          <w:p w14:paraId="3857EA79" w14:textId="0718E5DE" w:rsidR="006F7E23" w:rsidDel="004650A1" w:rsidRDefault="006F7E23" w:rsidP="006F7E23">
            <w:pPr>
              <w:rPr>
                <w:del w:id="2377" w:author="adachi kento" w:date="2018-12-13T22:18:00Z"/>
              </w:rPr>
            </w:pPr>
            <w:bookmarkStart w:id="2378" w:name="_Toc532506259"/>
            <w:bookmarkStart w:id="2379" w:name="_Toc532507071"/>
            <w:bookmarkStart w:id="2380" w:name="_Toc532507322"/>
            <w:bookmarkStart w:id="2381" w:name="_Toc532507567"/>
            <w:bookmarkStart w:id="2382" w:name="_Toc532507818"/>
            <w:bookmarkStart w:id="2383" w:name="_Toc532508063"/>
            <w:bookmarkStart w:id="2384" w:name="_Toc532508308"/>
            <w:bookmarkStart w:id="2385" w:name="_Toc532510784"/>
            <w:bookmarkStart w:id="2386" w:name="_Toc532516805"/>
            <w:bookmarkEnd w:id="2378"/>
            <w:bookmarkEnd w:id="2379"/>
            <w:bookmarkEnd w:id="2380"/>
            <w:bookmarkEnd w:id="2381"/>
            <w:bookmarkEnd w:id="2382"/>
            <w:bookmarkEnd w:id="2383"/>
            <w:bookmarkEnd w:id="2384"/>
            <w:bookmarkEnd w:id="2385"/>
            <w:bookmarkEnd w:id="2386"/>
          </w:p>
        </w:tc>
        <w:tc>
          <w:tcPr>
            <w:tcW w:w="630" w:type="dxa"/>
          </w:tcPr>
          <w:p w14:paraId="1FCAFB67" w14:textId="6137388F" w:rsidR="006F7E23" w:rsidDel="004650A1" w:rsidRDefault="006F7E23" w:rsidP="006F7E23">
            <w:pPr>
              <w:rPr>
                <w:del w:id="2387" w:author="adachi kento" w:date="2018-12-13T22:18:00Z"/>
              </w:rPr>
            </w:pPr>
            <w:bookmarkStart w:id="2388" w:name="_Toc532506260"/>
            <w:bookmarkStart w:id="2389" w:name="_Toc532507072"/>
            <w:bookmarkStart w:id="2390" w:name="_Toc532507323"/>
            <w:bookmarkStart w:id="2391" w:name="_Toc532507568"/>
            <w:bookmarkStart w:id="2392" w:name="_Toc532507819"/>
            <w:bookmarkStart w:id="2393" w:name="_Toc532508064"/>
            <w:bookmarkStart w:id="2394" w:name="_Toc532508309"/>
            <w:bookmarkStart w:id="2395" w:name="_Toc532510785"/>
            <w:bookmarkStart w:id="2396" w:name="_Toc532516806"/>
            <w:bookmarkEnd w:id="2388"/>
            <w:bookmarkEnd w:id="2389"/>
            <w:bookmarkEnd w:id="2390"/>
            <w:bookmarkEnd w:id="2391"/>
            <w:bookmarkEnd w:id="2392"/>
            <w:bookmarkEnd w:id="2393"/>
            <w:bookmarkEnd w:id="2394"/>
            <w:bookmarkEnd w:id="2395"/>
            <w:bookmarkEnd w:id="2396"/>
          </w:p>
        </w:tc>
        <w:tc>
          <w:tcPr>
            <w:tcW w:w="6146" w:type="dxa"/>
          </w:tcPr>
          <w:p w14:paraId="491B50EB" w14:textId="1E81A7A8" w:rsidR="006F7E23" w:rsidDel="004650A1" w:rsidRDefault="006F7E23" w:rsidP="006F7E23">
            <w:pPr>
              <w:rPr>
                <w:del w:id="2397" w:author="adachi kento" w:date="2018-12-13T22:18:00Z"/>
              </w:rPr>
            </w:pPr>
            <w:bookmarkStart w:id="2398" w:name="_Toc532506261"/>
            <w:bookmarkStart w:id="2399" w:name="_Toc532507073"/>
            <w:bookmarkStart w:id="2400" w:name="_Toc532507324"/>
            <w:bookmarkStart w:id="2401" w:name="_Toc532507569"/>
            <w:bookmarkStart w:id="2402" w:name="_Toc532507820"/>
            <w:bookmarkStart w:id="2403" w:name="_Toc532508065"/>
            <w:bookmarkStart w:id="2404" w:name="_Toc532508310"/>
            <w:bookmarkStart w:id="2405" w:name="_Toc532510786"/>
            <w:bookmarkStart w:id="2406" w:name="_Toc532516807"/>
            <w:bookmarkEnd w:id="2398"/>
            <w:bookmarkEnd w:id="2399"/>
            <w:bookmarkEnd w:id="2400"/>
            <w:bookmarkEnd w:id="2401"/>
            <w:bookmarkEnd w:id="2402"/>
            <w:bookmarkEnd w:id="2403"/>
            <w:bookmarkEnd w:id="2404"/>
            <w:bookmarkEnd w:id="2405"/>
            <w:bookmarkEnd w:id="2406"/>
          </w:p>
        </w:tc>
        <w:bookmarkStart w:id="2407" w:name="_Toc532506262"/>
        <w:bookmarkStart w:id="2408" w:name="_Toc532507074"/>
        <w:bookmarkStart w:id="2409" w:name="_Toc532507325"/>
        <w:bookmarkStart w:id="2410" w:name="_Toc532507570"/>
        <w:bookmarkStart w:id="2411" w:name="_Toc532507821"/>
        <w:bookmarkStart w:id="2412" w:name="_Toc532508066"/>
        <w:bookmarkStart w:id="2413" w:name="_Toc532508311"/>
        <w:bookmarkStart w:id="2414" w:name="_Toc532510787"/>
        <w:bookmarkStart w:id="2415" w:name="_Toc532516808"/>
        <w:bookmarkEnd w:id="2407"/>
        <w:bookmarkEnd w:id="2408"/>
        <w:bookmarkEnd w:id="2409"/>
        <w:bookmarkEnd w:id="2410"/>
        <w:bookmarkEnd w:id="2411"/>
        <w:bookmarkEnd w:id="2412"/>
        <w:bookmarkEnd w:id="2413"/>
        <w:bookmarkEnd w:id="2414"/>
        <w:bookmarkEnd w:id="2415"/>
      </w:tr>
      <w:tr w:rsidR="006F7E23" w:rsidDel="004650A1" w14:paraId="3D3F8C3A" w14:textId="407F7FF8" w:rsidTr="006F7E23">
        <w:trPr>
          <w:del w:id="2416" w:author="adachi kento" w:date="2018-12-13T22:18:00Z"/>
        </w:trPr>
        <w:tc>
          <w:tcPr>
            <w:tcW w:w="1435" w:type="dxa"/>
          </w:tcPr>
          <w:p w14:paraId="61058A18" w14:textId="612A92FE" w:rsidR="006F7E23" w:rsidDel="004650A1" w:rsidRDefault="006F7E23" w:rsidP="006F7E23">
            <w:pPr>
              <w:rPr>
                <w:del w:id="2417" w:author="adachi kento" w:date="2018-12-13T22:18:00Z"/>
              </w:rPr>
            </w:pPr>
            <w:bookmarkStart w:id="2418" w:name="_Toc532506263"/>
            <w:bookmarkStart w:id="2419" w:name="_Toc532507075"/>
            <w:bookmarkStart w:id="2420" w:name="_Toc532507326"/>
            <w:bookmarkStart w:id="2421" w:name="_Toc532507571"/>
            <w:bookmarkStart w:id="2422" w:name="_Toc532507822"/>
            <w:bookmarkStart w:id="2423" w:name="_Toc532508067"/>
            <w:bookmarkStart w:id="2424" w:name="_Toc532508312"/>
            <w:bookmarkStart w:id="2425" w:name="_Toc532510788"/>
            <w:bookmarkStart w:id="2426" w:name="_Toc532516809"/>
            <w:bookmarkEnd w:id="2418"/>
            <w:bookmarkEnd w:id="2419"/>
            <w:bookmarkEnd w:id="2420"/>
            <w:bookmarkEnd w:id="2421"/>
            <w:bookmarkEnd w:id="2422"/>
            <w:bookmarkEnd w:id="2423"/>
            <w:bookmarkEnd w:id="2424"/>
            <w:bookmarkEnd w:id="2425"/>
            <w:bookmarkEnd w:id="2426"/>
          </w:p>
        </w:tc>
        <w:tc>
          <w:tcPr>
            <w:tcW w:w="630" w:type="dxa"/>
          </w:tcPr>
          <w:p w14:paraId="2C8FAA70" w14:textId="39560FFD" w:rsidR="006F7E23" w:rsidDel="004650A1" w:rsidRDefault="006F7E23" w:rsidP="006F7E23">
            <w:pPr>
              <w:rPr>
                <w:del w:id="2427" w:author="adachi kento" w:date="2018-12-13T22:18:00Z"/>
              </w:rPr>
            </w:pPr>
            <w:bookmarkStart w:id="2428" w:name="_Toc532506264"/>
            <w:bookmarkStart w:id="2429" w:name="_Toc532507076"/>
            <w:bookmarkStart w:id="2430" w:name="_Toc532507327"/>
            <w:bookmarkStart w:id="2431" w:name="_Toc532507572"/>
            <w:bookmarkStart w:id="2432" w:name="_Toc532507823"/>
            <w:bookmarkStart w:id="2433" w:name="_Toc532508068"/>
            <w:bookmarkStart w:id="2434" w:name="_Toc532508313"/>
            <w:bookmarkStart w:id="2435" w:name="_Toc532510789"/>
            <w:bookmarkStart w:id="2436" w:name="_Toc532516810"/>
            <w:bookmarkEnd w:id="2428"/>
            <w:bookmarkEnd w:id="2429"/>
            <w:bookmarkEnd w:id="2430"/>
            <w:bookmarkEnd w:id="2431"/>
            <w:bookmarkEnd w:id="2432"/>
            <w:bookmarkEnd w:id="2433"/>
            <w:bookmarkEnd w:id="2434"/>
            <w:bookmarkEnd w:id="2435"/>
            <w:bookmarkEnd w:id="2436"/>
          </w:p>
        </w:tc>
        <w:tc>
          <w:tcPr>
            <w:tcW w:w="6146" w:type="dxa"/>
          </w:tcPr>
          <w:p w14:paraId="1E8A5DDC" w14:textId="35B01E19" w:rsidR="006F7E23" w:rsidDel="004650A1" w:rsidRDefault="006F7E23" w:rsidP="006F7E23">
            <w:pPr>
              <w:rPr>
                <w:del w:id="2437" w:author="adachi kento" w:date="2018-12-13T22:18:00Z"/>
              </w:rPr>
            </w:pPr>
            <w:bookmarkStart w:id="2438" w:name="_Toc532506265"/>
            <w:bookmarkStart w:id="2439" w:name="_Toc532507077"/>
            <w:bookmarkStart w:id="2440" w:name="_Toc532507328"/>
            <w:bookmarkStart w:id="2441" w:name="_Toc532507573"/>
            <w:bookmarkStart w:id="2442" w:name="_Toc532507824"/>
            <w:bookmarkStart w:id="2443" w:name="_Toc532508069"/>
            <w:bookmarkStart w:id="2444" w:name="_Toc532508314"/>
            <w:bookmarkStart w:id="2445" w:name="_Toc532510790"/>
            <w:bookmarkStart w:id="2446" w:name="_Toc532516811"/>
            <w:bookmarkEnd w:id="2438"/>
            <w:bookmarkEnd w:id="2439"/>
            <w:bookmarkEnd w:id="2440"/>
            <w:bookmarkEnd w:id="2441"/>
            <w:bookmarkEnd w:id="2442"/>
            <w:bookmarkEnd w:id="2443"/>
            <w:bookmarkEnd w:id="2444"/>
            <w:bookmarkEnd w:id="2445"/>
            <w:bookmarkEnd w:id="2446"/>
          </w:p>
        </w:tc>
        <w:bookmarkStart w:id="2447" w:name="_Toc532506266"/>
        <w:bookmarkStart w:id="2448" w:name="_Toc532507078"/>
        <w:bookmarkStart w:id="2449" w:name="_Toc532507329"/>
        <w:bookmarkStart w:id="2450" w:name="_Toc532507574"/>
        <w:bookmarkStart w:id="2451" w:name="_Toc532507825"/>
        <w:bookmarkStart w:id="2452" w:name="_Toc532508070"/>
        <w:bookmarkStart w:id="2453" w:name="_Toc532508315"/>
        <w:bookmarkStart w:id="2454" w:name="_Toc532510791"/>
        <w:bookmarkStart w:id="2455" w:name="_Toc532516812"/>
        <w:bookmarkEnd w:id="2447"/>
        <w:bookmarkEnd w:id="2448"/>
        <w:bookmarkEnd w:id="2449"/>
        <w:bookmarkEnd w:id="2450"/>
        <w:bookmarkEnd w:id="2451"/>
        <w:bookmarkEnd w:id="2452"/>
        <w:bookmarkEnd w:id="2453"/>
        <w:bookmarkEnd w:id="2454"/>
        <w:bookmarkEnd w:id="2455"/>
      </w:tr>
      <w:tr w:rsidR="006F7E23" w:rsidDel="004650A1" w14:paraId="3482E750" w14:textId="64CA887B" w:rsidTr="006F7E23">
        <w:trPr>
          <w:del w:id="2456" w:author="adachi kento" w:date="2018-12-13T22:18:00Z"/>
        </w:trPr>
        <w:tc>
          <w:tcPr>
            <w:tcW w:w="1435" w:type="dxa"/>
          </w:tcPr>
          <w:p w14:paraId="49F3559A" w14:textId="765D3398" w:rsidR="006F7E23" w:rsidDel="004650A1" w:rsidRDefault="006F7E23" w:rsidP="006F7E23">
            <w:pPr>
              <w:rPr>
                <w:del w:id="2457" w:author="adachi kento" w:date="2018-12-13T22:18:00Z"/>
              </w:rPr>
            </w:pPr>
            <w:bookmarkStart w:id="2458" w:name="_Toc532506267"/>
            <w:bookmarkStart w:id="2459" w:name="_Toc532507079"/>
            <w:bookmarkStart w:id="2460" w:name="_Toc532507330"/>
            <w:bookmarkStart w:id="2461" w:name="_Toc532507575"/>
            <w:bookmarkStart w:id="2462" w:name="_Toc532507826"/>
            <w:bookmarkStart w:id="2463" w:name="_Toc532508071"/>
            <w:bookmarkStart w:id="2464" w:name="_Toc532508316"/>
            <w:bookmarkStart w:id="2465" w:name="_Toc532510792"/>
            <w:bookmarkStart w:id="2466" w:name="_Toc532516813"/>
            <w:bookmarkEnd w:id="2458"/>
            <w:bookmarkEnd w:id="2459"/>
            <w:bookmarkEnd w:id="2460"/>
            <w:bookmarkEnd w:id="2461"/>
            <w:bookmarkEnd w:id="2462"/>
            <w:bookmarkEnd w:id="2463"/>
            <w:bookmarkEnd w:id="2464"/>
            <w:bookmarkEnd w:id="2465"/>
            <w:bookmarkEnd w:id="2466"/>
          </w:p>
        </w:tc>
        <w:tc>
          <w:tcPr>
            <w:tcW w:w="630" w:type="dxa"/>
          </w:tcPr>
          <w:p w14:paraId="1727C832" w14:textId="70913AA3" w:rsidR="006F7E23" w:rsidDel="004650A1" w:rsidRDefault="006F7E23" w:rsidP="006F7E23">
            <w:pPr>
              <w:rPr>
                <w:del w:id="2467" w:author="adachi kento" w:date="2018-12-13T22:18:00Z"/>
              </w:rPr>
            </w:pPr>
            <w:bookmarkStart w:id="2468" w:name="_Toc532506268"/>
            <w:bookmarkStart w:id="2469" w:name="_Toc532507080"/>
            <w:bookmarkStart w:id="2470" w:name="_Toc532507331"/>
            <w:bookmarkStart w:id="2471" w:name="_Toc532507576"/>
            <w:bookmarkStart w:id="2472" w:name="_Toc532507827"/>
            <w:bookmarkStart w:id="2473" w:name="_Toc532508072"/>
            <w:bookmarkStart w:id="2474" w:name="_Toc532508317"/>
            <w:bookmarkStart w:id="2475" w:name="_Toc532510793"/>
            <w:bookmarkStart w:id="2476" w:name="_Toc532516814"/>
            <w:bookmarkEnd w:id="2468"/>
            <w:bookmarkEnd w:id="2469"/>
            <w:bookmarkEnd w:id="2470"/>
            <w:bookmarkEnd w:id="2471"/>
            <w:bookmarkEnd w:id="2472"/>
            <w:bookmarkEnd w:id="2473"/>
            <w:bookmarkEnd w:id="2474"/>
            <w:bookmarkEnd w:id="2475"/>
            <w:bookmarkEnd w:id="2476"/>
          </w:p>
        </w:tc>
        <w:tc>
          <w:tcPr>
            <w:tcW w:w="6146" w:type="dxa"/>
          </w:tcPr>
          <w:p w14:paraId="6C37D212" w14:textId="0E837920" w:rsidR="006F7E23" w:rsidDel="004650A1" w:rsidRDefault="006F7E23" w:rsidP="006F7E23">
            <w:pPr>
              <w:rPr>
                <w:del w:id="2477" w:author="adachi kento" w:date="2018-12-13T22:18:00Z"/>
              </w:rPr>
            </w:pPr>
            <w:bookmarkStart w:id="2478" w:name="_Toc532506269"/>
            <w:bookmarkStart w:id="2479" w:name="_Toc532507081"/>
            <w:bookmarkStart w:id="2480" w:name="_Toc532507332"/>
            <w:bookmarkStart w:id="2481" w:name="_Toc532507577"/>
            <w:bookmarkStart w:id="2482" w:name="_Toc532507828"/>
            <w:bookmarkStart w:id="2483" w:name="_Toc532508073"/>
            <w:bookmarkStart w:id="2484" w:name="_Toc532508318"/>
            <w:bookmarkStart w:id="2485" w:name="_Toc532510794"/>
            <w:bookmarkStart w:id="2486" w:name="_Toc532516815"/>
            <w:bookmarkEnd w:id="2478"/>
            <w:bookmarkEnd w:id="2479"/>
            <w:bookmarkEnd w:id="2480"/>
            <w:bookmarkEnd w:id="2481"/>
            <w:bookmarkEnd w:id="2482"/>
            <w:bookmarkEnd w:id="2483"/>
            <w:bookmarkEnd w:id="2484"/>
            <w:bookmarkEnd w:id="2485"/>
            <w:bookmarkEnd w:id="2486"/>
          </w:p>
        </w:tc>
        <w:bookmarkStart w:id="2487" w:name="_Toc532506270"/>
        <w:bookmarkStart w:id="2488" w:name="_Toc532507082"/>
        <w:bookmarkStart w:id="2489" w:name="_Toc532507333"/>
        <w:bookmarkStart w:id="2490" w:name="_Toc532507578"/>
        <w:bookmarkStart w:id="2491" w:name="_Toc532507829"/>
        <w:bookmarkStart w:id="2492" w:name="_Toc532508074"/>
        <w:bookmarkStart w:id="2493" w:name="_Toc532508319"/>
        <w:bookmarkStart w:id="2494" w:name="_Toc532510795"/>
        <w:bookmarkStart w:id="2495" w:name="_Toc532516816"/>
        <w:bookmarkEnd w:id="2487"/>
        <w:bookmarkEnd w:id="2488"/>
        <w:bookmarkEnd w:id="2489"/>
        <w:bookmarkEnd w:id="2490"/>
        <w:bookmarkEnd w:id="2491"/>
        <w:bookmarkEnd w:id="2492"/>
        <w:bookmarkEnd w:id="2493"/>
        <w:bookmarkEnd w:id="2494"/>
        <w:bookmarkEnd w:id="2495"/>
      </w:tr>
    </w:tbl>
    <w:p w14:paraId="1CF0BBC3" w14:textId="3CB7698C" w:rsidR="00FD68B0" w:rsidRPr="00561571" w:rsidDel="004650A1" w:rsidRDefault="001A7A9B" w:rsidP="00561571">
      <w:pPr>
        <w:rPr>
          <w:del w:id="2496" w:author="adachi kento" w:date="2018-12-13T22:18:00Z"/>
        </w:rPr>
      </w:pPr>
      <w:del w:id="2497" w:author="adachi kento" w:date="2018-12-13T22:18:00Z">
        <w:r w:rsidDel="004650A1">
          <w:br w:type="page"/>
        </w:r>
      </w:del>
    </w:p>
    <w:p w14:paraId="5A5FD731" w14:textId="797D22F5" w:rsidR="00FD68B0" w:rsidDel="004650A1" w:rsidRDefault="00FD68B0" w:rsidP="006771D0">
      <w:pPr>
        <w:pStyle w:val="Para4lines"/>
        <w:spacing w:after="1248"/>
        <w:rPr>
          <w:del w:id="2498" w:author="adachi kento" w:date="2018-12-13T22:18:00Z"/>
        </w:rPr>
        <w:sectPr w:rsidR="00FD68B0" w:rsidDel="004650A1" w:rsidSect="00370AF3">
          <w:footerReference w:type="first" r:id="rId29"/>
          <w:pgSz w:w="11907" w:h="16840" w:code="9"/>
          <w:pgMar w:top="1412" w:right="1843" w:bottom="1412" w:left="1843" w:header="709" w:footer="709" w:gutter="0"/>
          <w:pgNumType w:fmt="lowerRoman" w:start="2"/>
          <w:cols w:space="708"/>
          <w:titlePg/>
          <w:docGrid w:linePitch="360"/>
        </w:sectPr>
      </w:pPr>
    </w:p>
    <w:p w14:paraId="29CF6B36" w14:textId="1FA9B693" w:rsidR="00D8401E" w:rsidRDefault="00353DB5" w:rsidP="00D8401E">
      <w:pPr>
        <w:pStyle w:val="1"/>
        <w:spacing w:after="960"/>
        <w:rPr>
          <w:ins w:id="2499" w:author="adachi kento" w:date="2018-12-13T19:23:00Z"/>
        </w:rPr>
      </w:pPr>
      <w:r>
        <w:br/>
      </w:r>
      <w:r>
        <w:br/>
      </w:r>
      <w:r>
        <w:br/>
      </w:r>
      <w:bookmarkStart w:id="2500" w:name="_Toc465540425"/>
      <w:bookmarkStart w:id="2501" w:name="_Toc532516817"/>
      <w:bookmarkEnd w:id="2500"/>
      <w:r w:rsidR="00312251" w:rsidRPr="004E43AB">
        <w:t>INTRODUCTION</w:t>
      </w:r>
      <w:bookmarkEnd w:id="2501"/>
    </w:p>
    <w:p w14:paraId="4CCDD608" w14:textId="77777777" w:rsidR="008F00FF" w:rsidRPr="004650A1" w:rsidRDefault="008F00FF">
      <w:pPr>
        <w:pPrChange w:id="2502" w:author="adachi kento" w:date="2018-12-13T19:23:00Z">
          <w:pPr>
            <w:pStyle w:val="1"/>
            <w:spacing w:after="960"/>
          </w:pPr>
        </w:pPrChange>
      </w:pPr>
    </w:p>
    <w:p w14:paraId="1550CC7D" w14:textId="40ACBDAB" w:rsidR="0003688B" w:rsidRPr="0003688B" w:rsidRDefault="00996486" w:rsidP="0003688B">
      <w:pPr>
        <w:pStyle w:val="2"/>
        <w:spacing w:after="480"/>
      </w:pPr>
      <w:bookmarkStart w:id="2503" w:name="_Toc532516818"/>
      <w:r>
        <w:t xml:space="preserve">Problem </w:t>
      </w:r>
      <w:commentRangeStart w:id="2504"/>
      <w:r>
        <w:t>Background</w:t>
      </w:r>
      <w:commentRangeEnd w:id="2504"/>
      <w:r w:rsidR="00D53C9F">
        <w:rPr>
          <w:rStyle w:val="af1"/>
          <w:rFonts w:eastAsiaTheme="minorEastAsia" w:cstheme="minorBidi"/>
          <w:b w:val="0"/>
          <w:lang w:val="en-MY"/>
        </w:rPr>
        <w:commentReference w:id="2504"/>
      </w:r>
      <w:bookmarkEnd w:id="2503"/>
    </w:p>
    <w:p w14:paraId="57C19107" w14:textId="10A6DB35" w:rsidR="0003688B" w:rsidRDefault="0003688B">
      <w:pPr>
        <w:pStyle w:val="Para2lines"/>
        <w:spacing w:after="480"/>
        <w:rPr>
          <w:ins w:id="2505" w:author="adachi kento" w:date="2018-12-13T17:47:00Z"/>
          <w:lang w:val="en-US"/>
        </w:rPr>
        <w:pPrChange w:id="2506" w:author="adachi kento" w:date="2018-12-13T17:47:00Z">
          <w:pPr>
            <w:pStyle w:val="Para4lines"/>
            <w:spacing w:after="1248"/>
          </w:pPr>
        </w:pPrChange>
      </w:pPr>
      <w:r w:rsidRPr="0003688B">
        <w:rPr>
          <w:lang w:val="en-US"/>
        </w:rPr>
        <w:t xml:space="preserve">Automation technology is a big topic for us. In recent years, with the development of AI technology, we can solve various tasks. Especially character recognition is expected to be applied in various fields from data input to automatic driving, it is strongly desired to improve character recognition accuracy. The applications of character recognition in the real world can roughly be classified into two types. The first is digitization of documents. The other is recognizing signs designed for people, such as billboards. Recognition of characters on general objects depends on shape, rotation, objects around them, recognition accuracy is still far from practical use. The purpose of this research is to improve </w:t>
      </w:r>
      <w:r w:rsidR="00C10EAB" w:rsidRPr="0003688B">
        <w:rPr>
          <w:lang w:val="en-US"/>
        </w:rPr>
        <w:t>these characters</w:t>
      </w:r>
      <w:r w:rsidRPr="0003688B">
        <w:rPr>
          <w:lang w:val="en-US"/>
        </w:rPr>
        <w:t xml:space="preserve"> recognition accuracy.</w:t>
      </w:r>
    </w:p>
    <w:p w14:paraId="02674AC8" w14:textId="4CDF380B" w:rsidR="001F337B" w:rsidRDefault="001F337B">
      <w:pPr>
        <w:pStyle w:val="CaptionforTable"/>
        <w:spacing w:after="240"/>
        <w:rPr>
          <w:ins w:id="2507" w:author="adachi kento" w:date="2018-12-13T17:48:00Z"/>
        </w:rPr>
        <w:pPrChange w:id="2508" w:author="adachi kento" w:date="2018-12-13T17:49:00Z">
          <w:pPr>
            <w:pStyle w:val="ac"/>
          </w:pPr>
        </w:pPrChange>
      </w:pPr>
      <w:bookmarkStart w:id="2509" w:name="_Toc532510836"/>
      <w:ins w:id="2510" w:author="adachi kento" w:date="2018-12-13T17:48:00Z">
        <w:r>
          <w:t xml:space="preserve">Table </w:t>
        </w:r>
        <w:r>
          <w:fldChar w:fldCharType="begin"/>
        </w:r>
        <w:r>
          <w:instrText xml:space="preserve"> SEQ Table \* ARABIC </w:instrText>
        </w:r>
      </w:ins>
      <w:r>
        <w:fldChar w:fldCharType="separate"/>
      </w:r>
      <w:ins w:id="2511" w:author="adachi kento" w:date="2018-12-13T20:38:00Z">
        <w:r w:rsidR="00FE014C">
          <w:rPr>
            <w:noProof/>
          </w:rPr>
          <w:t>1</w:t>
        </w:r>
      </w:ins>
      <w:ins w:id="2512" w:author="adachi kento" w:date="2018-12-13T17:48:00Z">
        <w:r>
          <w:fldChar w:fldCharType="end"/>
        </w:r>
      </w:ins>
      <w:ins w:id="2513" w:author="adachi kento" w:date="2018-12-13T17:50:00Z">
        <w:r w:rsidR="006C3F49">
          <w:t xml:space="preserve"> </w:t>
        </w:r>
      </w:ins>
      <w:ins w:id="2514" w:author="adachi kento" w:date="2018-12-13T17:52:00Z">
        <w:r w:rsidR="002E620E">
          <w:t>M</w:t>
        </w:r>
      </w:ins>
      <w:ins w:id="2515" w:author="adachi kento" w:date="2018-12-13T17:50:00Z">
        <w:r w:rsidR="006C3F49">
          <w:t>ean</w:t>
        </w:r>
      </w:ins>
      <w:ins w:id="2516" w:author="adachi kento" w:date="2018-12-13T17:51:00Z">
        <w:r w:rsidR="00E72EC1">
          <w:t xml:space="preserve"> Average Precision</w:t>
        </w:r>
      </w:ins>
      <w:ins w:id="2517" w:author="adachi kento" w:date="2018-12-13T17:52:00Z">
        <w:r w:rsidR="002E620E">
          <w:t>(mAP-50)</w:t>
        </w:r>
      </w:ins>
      <w:ins w:id="2518" w:author="adachi kento" w:date="2018-12-13T17:51:00Z">
        <w:r w:rsidR="00E72EC1">
          <w:t xml:space="preserve"> and time of current method</w:t>
        </w:r>
      </w:ins>
      <w:ins w:id="2519" w:author="adachi kento" w:date="2018-12-13T17:52:00Z">
        <w:r w:rsidR="00E72EC1">
          <w:t>s</w:t>
        </w:r>
      </w:ins>
      <w:customXmlInsRangeStart w:id="2520" w:author="adachi kento" w:date="2018-12-13T20:19:00Z"/>
      <w:sdt>
        <w:sdtPr>
          <w:id w:val="-509759003"/>
          <w:citation/>
        </w:sdtPr>
        <w:sdtEndPr/>
        <w:sdtContent>
          <w:customXmlInsRangeEnd w:id="2520"/>
          <w:ins w:id="2521" w:author="adachi kento" w:date="2018-12-13T20:19:00Z">
            <w:r w:rsidR="00D53410">
              <w:fldChar w:fldCharType="begin"/>
            </w:r>
            <w:r w:rsidR="00D53410">
              <w:rPr>
                <w:lang w:val="en-US"/>
              </w:rPr>
              <w:instrText xml:space="preserve"> CITATION Jos16 \l 1033 </w:instrText>
            </w:r>
          </w:ins>
          <w:r w:rsidR="00D53410">
            <w:fldChar w:fldCharType="separate"/>
          </w:r>
          <w:ins w:id="2522" w:author="adachi kento" w:date="2018-12-13T20:19:00Z">
            <w:r w:rsidR="00D53410">
              <w:rPr>
                <w:noProof/>
                <w:lang w:val="en-US"/>
              </w:rPr>
              <w:t xml:space="preserve"> </w:t>
            </w:r>
            <w:r w:rsidR="00D53410" w:rsidRPr="00D53410">
              <w:rPr>
                <w:noProof/>
                <w:lang w:val="en-US"/>
                <w:rPrChange w:id="2523" w:author="adachi kento" w:date="2018-12-13T20:19:00Z">
                  <w:rPr/>
                </w:rPrChange>
              </w:rPr>
              <w:t>[1]</w:t>
            </w:r>
            <w:r w:rsidR="00D53410">
              <w:fldChar w:fldCharType="end"/>
            </w:r>
          </w:ins>
          <w:customXmlInsRangeStart w:id="2524" w:author="adachi kento" w:date="2018-12-13T20:19:00Z"/>
        </w:sdtContent>
      </w:sdt>
      <w:customXmlInsRangeEnd w:id="2524"/>
      <w:bookmarkEnd w:id="2509"/>
    </w:p>
    <w:p w14:paraId="6C342FAE" w14:textId="15B1B827" w:rsidR="001F337B" w:rsidRDefault="001F337B" w:rsidP="001F337B">
      <w:pPr>
        <w:pStyle w:val="FigureCentre"/>
        <w:rPr>
          <w:ins w:id="2525" w:author="adachi kento" w:date="2018-12-13T17:48:00Z"/>
        </w:rPr>
      </w:pPr>
      <w:ins w:id="2526" w:author="adachi kento" w:date="2018-12-13T17:47:00Z">
        <w:r w:rsidRPr="001F337B">
          <w:drawing>
            <wp:inline distT="0" distB="0" distL="0" distR="0" wp14:anchorId="51ACE39A" wp14:editId="5168D26C">
              <wp:extent cx="2862218" cy="2726422"/>
              <wp:effectExtent l="0" t="0" r="0" b="444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3249" cy="2765506"/>
                      </a:xfrm>
                      <a:prstGeom prst="rect">
                        <a:avLst/>
                      </a:prstGeom>
                    </pic:spPr>
                  </pic:pic>
                </a:graphicData>
              </a:graphic>
            </wp:inline>
          </w:drawing>
        </w:r>
      </w:ins>
    </w:p>
    <w:p w14:paraId="5DF0F022" w14:textId="77777777" w:rsidR="001F337B" w:rsidRPr="0003688B" w:rsidRDefault="001F337B">
      <w:pPr>
        <w:pPrChange w:id="2527" w:author="adachi kento" w:date="2018-12-13T17:49:00Z">
          <w:pPr>
            <w:pStyle w:val="Para4lines"/>
            <w:spacing w:after="1248"/>
          </w:pPr>
        </w:pPrChange>
      </w:pPr>
    </w:p>
    <w:p w14:paraId="37E5AD88" w14:textId="77777777" w:rsidR="0003688B" w:rsidRPr="0003688B" w:rsidRDefault="009F09F1" w:rsidP="0003688B">
      <w:pPr>
        <w:pStyle w:val="2"/>
        <w:spacing w:after="480"/>
      </w:pPr>
      <w:bookmarkStart w:id="2528" w:name="_Toc532516819"/>
      <w:r>
        <w:lastRenderedPageBreak/>
        <w:t xml:space="preserve">Problem </w:t>
      </w:r>
      <w:r w:rsidRPr="00FA73A6">
        <w:t>Statement</w:t>
      </w:r>
      <w:bookmarkEnd w:id="2528"/>
    </w:p>
    <w:p w14:paraId="013F1B25" w14:textId="77777777" w:rsidR="0003688B" w:rsidDel="00E10D2D" w:rsidRDefault="0003688B" w:rsidP="0003688B">
      <w:pPr>
        <w:pStyle w:val="Para4lines"/>
        <w:spacing w:after="1248"/>
        <w:rPr>
          <w:del w:id="2529" w:author="adachi kento" w:date="2018-12-13T18:19:00Z"/>
          <w:lang w:val="en-US"/>
        </w:rPr>
      </w:pPr>
      <w:r w:rsidRPr="0003688B">
        <w:rPr>
          <w:lang w:val="en-US"/>
        </w:rPr>
        <w:t>In this research, we recognize characters on objects, especially on cylinder. Recent studies mainly use deep learning, and this research also uses deep learning to do character recognition.</w:t>
      </w:r>
    </w:p>
    <w:p w14:paraId="6D00FAA8" w14:textId="535C34B0" w:rsidR="0003688B" w:rsidRPr="0003688B" w:rsidDel="00E10D2D" w:rsidRDefault="0003688B">
      <w:pPr>
        <w:spacing w:after="480" w:line="276" w:lineRule="auto"/>
        <w:rPr>
          <w:del w:id="2530" w:author="adachi kento" w:date="2018-12-13T18:19:00Z"/>
          <w:lang w:val="en-US"/>
        </w:rPr>
      </w:pPr>
      <w:del w:id="2531" w:author="adachi kento" w:date="2018-12-13T18:19:00Z">
        <w:r w:rsidDel="00E10D2D">
          <w:rPr>
            <w:lang w:val="en-US"/>
          </w:rPr>
          <w:br w:type="page"/>
        </w:r>
      </w:del>
    </w:p>
    <w:p w14:paraId="0AE843B7" w14:textId="77777777" w:rsidR="00E10D2D" w:rsidRDefault="00E10D2D">
      <w:pPr>
        <w:pStyle w:val="Para4lines"/>
        <w:spacing w:after="1248"/>
        <w:rPr>
          <w:ins w:id="2532" w:author="adachi kento" w:date="2018-12-13T18:19:00Z"/>
        </w:rPr>
        <w:pPrChange w:id="2533" w:author="adachi kento" w:date="2018-12-13T18:19:00Z">
          <w:pPr>
            <w:pStyle w:val="2"/>
            <w:spacing w:after="480"/>
          </w:pPr>
        </w:pPrChange>
      </w:pPr>
    </w:p>
    <w:p w14:paraId="599D0348" w14:textId="6C0B5C7E" w:rsidR="009F09F1" w:rsidRDefault="009F09F1" w:rsidP="0003688B">
      <w:pPr>
        <w:pStyle w:val="2"/>
        <w:spacing w:after="480"/>
      </w:pPr>
      <w:bookmarkStart w:id="2534" w:name="_Toc532516820"/>
      <w:r>
        <w:t xml:space="preserve">Research </w:t>
      </w:r>
      <w:r w:rsidRPr="00FA73A6">
        <w:t>Objectives</w:t>
      </w:r>
      <w:bookmarkEnd w:id="2534"/>
    </w:p>
    <w:p w14:paraId="7793B719" w14:textId="77777777" w:rsidR="00B22CA0" w:rsidRPr="00B22CA0" w:rsidRDefault="00B22CA0" w:rsidP="003F5716">
      <w:pPr>
        <w:pStyle w:val="Para2lines"/>
        <w:spacing w:after="480"/>
      </w:pPr>
      <w:r w:rsidRPr="00B22CA0">
        <w:t>The objectives of the research are as follows:</w:t>
      </w:r>
    </w:p>
    <w:p w14:paraId="78E42108" w14:textId="77777777" w:rsidR="00B22CA0" w:rsidRPr="00B22CA0" w:rsidRDefault="00B22CA0" w:rsidP="003F5716">
      <w:pPr>
        <w:pStyle w:val="ParagraphItemize"/>
        <w:numPr>
          <w:ilvl w:val="0"/>
          <w:numId w:val="48"/>
        </w:numPr>
      </w:pPr>
      <w:r w:rsidRPr="00B22CA0">
        <w:t>To recognize character strings on the cylindrical curved surface such as streetlights.</w:t>
      </w:r>
    </w:p>
    <w:p w14:paraId="62D41FEC" w14:textId="77777777" w:rsidR="00B22CA0" w:rsidRPr="00B22CA0" w:rsidRDefault="00B22CA0" w:rsidP="003F5716">
      <w:pPr>
        <w:pStyle w:val="ParagraphItemize"/>
        <w:numPr>
          <w:ilvl w:val="0"/>
          <w:numId w:val="48"/>
        </w:numPr>
      </w:pPr>
      <w:r w:rsidRPr="00B22CA0">
        <w:t>To investigate the accuracy of the proposed method.</w:t>
      </w:r>
    </w:p>
    <w:p w14:paraId="7ED98FD9" w14:textId="77777777" w:rsidR="00B22CA0" w:rsidRDefault="00B22CA0" w:rsidP="003F5716">
      <w:pPr>
        <w:pStyle w:val="ParagraphItemize"/>
        <w:numPr>
          <w:ilvl w:val="0"/>
          <w:numId w:val="48"/>
        </w:numPr>
      </w:pPr>
      <w:r w:rsidRPr="00B22CA0">
        <w:t>To attempt object detection method to the text recognition.</w:t>
      </w:r>
    </w:p>
    <w:p w14:paraId="7B708658" w14:textId="77777777" w:rsidR="003F5716" w:rsidRPr="003F5716" w:rsidRDefault="003F5716" w:rsidP="003F5716">
      <w:pPr>
        <w:pStyle w:val="Paragraphnumbered"/>
        <w:numPr>
          <w:ilvl w:val="0"/>
          <w:numId w:val="0"/>
        </w:numPr>
        <w:ind w:left="720" w:hanging="720"/>
      </w:pPr>
    </w:p>
    <w:p w14:paraId="26DECA64" w14:textId="0A72F5BC" w:rsidR="001D4D2A" w:rsidRDefault="00E067A8" w:rsidP="00E067A8">
      <w:pPr>
        <w:pStyle w:val="2"/>
        <w:spacing w:after="480"/>
      </w:pPr>
      <w:bookmarkStart w:id="2535" w:name="_Toc532516821"/>
      <w:r>
        <w:rPr>
          <w:rFonts w:hint="eastAsia"/>
        </w:rPr>
        <w:t>S</w:t>
      </w:r>
      <w:r>
        <w:t xml:space="preserve">cope </w:t>
      </w:r>
      <w:del w:id="2536" w:author="adachi kento" w:date="2018-12-13T18:13:00Z">
        <w:r w:rsidDel="0070269F">
          <w:delText>Of</w:delText>
        </w:r>
      </w:del>
      <w:ins w:id="2537" w:author="adachi kento" w:date="2018-12-13T18:13:00Z">
        <w:r w:rsidR="0070269F">
          <w:t>of</w:t>
        </w:r>
      </w:ins>
      <w:r>
        <w:t xml:space="preserve"> Study</w:t>
      </w:r>
      <w:bookmarkEnd w:id="2535"/>
    </w:p>
    <w:p w14:paraId="4C0731DF" w14:textId="25BC45F1" w:rsidR="00E067A8" w:rsidRDefault="00E067A8" w:rsidP="00E067A8">
      <w:pPr>
        <w:pStyle w:val="Para4lines"/>
        <w:spacing w:after="1248"/>
        <w:rPr>
          <w:lang w:val="en-US" w:eastAsia="ja-JP"/>
        </w:rPr>
      </w:pPr>
      <w:r w:rsidRPr="00E067A8">
        <w:rPr>
          <w:rFonts w:hint="eastAsia"/>
          <w:lang w:val="en-US"/>
        </w:rPr>
        <w:t>In this research, we use darknet machine learning framework</w:t>
      </w:r>
      <w:ins w:id="2538" w:author="adachi kento" w:date="2018-12-14T02:08:00Z">
        <w:r w:rsidR="00006754">
          <w:rPr>
            <w:rFonts w:hint="eastAsia"/>
            <w:lang w:val="en-US"/>
          </w:rPr>
          <w:t xml:space="preserve"> </w:t>
        </w:r>
      </w:ins>
      <w:del w:id="2539" w:author="adachi kento" w:date="2018-12-14T02:08:00Z">
        <w:r w:rsidRPr="00E067A8" w:rsidDel="00006754">
          <w:rPr>
            <w:rFonts w:hint="eastAsia"/>
            <w:lang w:val="en-US"/>
          </w:rPr>
          <w:delText xml:space="preserve">　</w:delText>
        </w:r>
      </w:del>
      <w:r w:rsidRPr="00E067A8">
        <w:rPr>
          <w:rFonts w:hint="eastAsia"/>
          <w:lang w:val="en-US"/>
        </w:rPr>
        <w:t>and YOLO algorithm for image recognition. YOLO shows high accuracy as well as Faster R-CNN in object detection and much faster. Machine learning also requires large resources. Therefore, it is oft</w:t>
      </w:r>
      <w:r w:rsidRPr="00E067A8">
        <w:rPr>
          <w:lang w:val="en-US"/>
        </w:rPr>
        <w:t xml:space="preserve">en done with desktop PC with high GPU and CPU </w:t>
      </w:r>
      <w:del w:id="2540" w:author="adachi kento" w:date="2018-12-13T16:59:00Z">
        <w:r w:rsidRPr="00E067A8" w:rsidDel="00AE45A5">
          <w:rPr>
            <w:lang w:val="en-US"/>
          </w:rPr>
          <w:delText>power,in</w:delText>
        </w:r>
      </w:del>
      <w:ins w:id="2541" w:author="adachi kento" w:date="2018-12-13T16:59:00Z">
        <w:r w:rsidR="00AE45A5" w:rsidRPr="00E067A8">
          <w:rPr>
            <w:lang w:val="en-US"/>
          </w:rPr>
          <w:t>power, in</w:t>
        </w:r>
      </w:ins>
      <w:r w:rsidRPr="00E067A8">
        <w:rPr>
          <w:lang w:val="en-US"/>
        </w:rPr>
        <w:t xml:space="preserve"> this research, Nvidia Jetson Xavier is used for real time detection.</w:t>
      </w:r>
    </w:p>
    <w:p w14:paraId="4B112628" w14:textId="77777777" w:rsidR="004A3CFC" w:rsidRDefault="004A3CFC" w:rsidP="004A3CFC">
      <w:pPr>
        <w:pStyle w:val="2"/>
        <w:spacing w:after="480"/>
        <w:rPr>
          <w:lang w:eastAsia="ja-JP"/>
        </w:rPr>
      </w:pPr>
      <w:bookmarkStart w:id="2542" w:name="_Toc532516822"/>
      <w:r w:rsidRPr="004A3CFC">
        <w:rPr>
          <w:lang w:eastAsia="ja-JP"/>
        </w:rPr>
        <w:lastRenderedPageBreak/>
        <w:t>Significance of the Study</w:t>
      </w:r>
      <w:bookmarkEnd w:id="2542"/>
    </w:p>
    <w:p w14:paraId="6BF1A6D1" w14:textId="22841AF1" w:rsidR="004A3CFC" w:rsidRPr="004A3CFC" w:rsidRDefault="004A3CFC" w:rsidP="004A3CFC">
      <w:pPr>
        <w:pStyle w:val="Para4lines"/>
        <w:spacing w:after="1248"/>
        <w:rPr>
          <w:lang w:val="en-US" w:eastAsia="ja-JP"/>
        </w:rPr>
      </w:pPr>
      <w:r w:rsidRPr="004A3CFC">
        <w:rPr>
          <w:lang w:val="en-US" w:eastAsia="ja-JP"/>
        </w:rPr>
        <w:t>By accomplishing this research, we can detect the text on the cylinder surface.</w:t>
      </w:r>
      <w:r>
        <w:rPr>
          <w:rFonts w:hint="eastAsia"/>
          <w:lang w:val="en-US" w:eastAsia="ja-JP"/>
        </w:rPr>
        <w:t xml:space="preserve"> </w:t>
      </w:r>
      <w:r>
        <w:rPr>
          <w:lang w:val="en-US" w:eastAsia="ja-JP"/>
        </w:rPr>
        <w:t xml:space="preserve"> </w:t>
      </w:r>
      <w:r w:rsidRPr="004A3CFC">
        <w:rPr>
          <w:lang w:val="en-US" w:eastAsia="ja-JP"/>
        </w:rPr>
        <w:t>That means that we can leave the maintenance of the street</w:t>
      </w:r>
      <w:del w:id="2543" w:author="adachi kento" w:date="2018-12-13T22:38:00Z">
        <w:r w:rsidRPr="004A3CFC" w:rsidDel="000D4D74">
          <w:rPr>
            <w:lang w:val="en-US" w:eastAsia="ja-JP"/>
          </w:rPr>
          <w:delText xml:space="preserve"> lamps</w:delText>
        </w:r>
      </w:del>
      <w:ins w:id="2544" w:author="adachi kento" w:date="2018-12-13T22:38:00Z">
        <w:r w:rsidR="000D4D74">
          <w:rPr>
            <w:lang w:val="en-US" w:eastAsia="ja-JP"/>
          </w:rPr>
          <w:t>lights</w:t>
        </w:r>
      </w:ins>
      <w:r w:rsidRPr="004A3CFC">
        <w:rPr>
          <w:lang w:val="en-US" w:eastAsia="ja-JP"/>
        </w:rPr>
        <w:t xml:space="preserve"> to robot or drone, which people had previously done </w:t>
      </w:r>
      <w:del w:id="2545" w:author="adachi kento" w:date="2018-12-13T16:59:00Z">
        <w:r w:rsidRPr="004A3CFC" w:rsidDel="009F7F81">
          <w:rPr>
            <w:lang w:val="en-US" w:eastAsia="ja-JP"/>
          </w:rPr>
          <w:delText>manualy</w:delText>
        </w:r>
      </w:del>
      <w:ins w:id="2546" w:author="adachi kento" w:date="2018-12-13T16:59:00Z">
        <w:r w:rsidR="009F7F81" w:rsidRPr="004A3CFC">
          <w:rPr>
            <w:lang w:val="en-US" w:eastAsia="ja-JP"/>
          </w:rPr>
          <w:t>manually</w:t>
        </w:r>
      </w:ins>
      <w:r w:rsidRPr="004A3CFC">
        <w:rPr>
          <w:lang w:val="en-US" w:eastAsia="ja-JP"/>
        </w:rPr>
        <w:t>.</w:t>
      </w:r>
    </w:p>
    <w:p w14:paraId="30999B69" w14:textId="77777777" w:rsidR="00E067A8" w:rsidRDefault="00E067A8" w:rsidP="000E56F2">
      <w:pPr>
        <w:pStyle w:val="CaptionforTable"/>
        <w:spacing w:after="240"/>
        <w:jc w:val="left"/>
      </w:pPr>
    </w:p>
    <w:p w14:paraId="0FEBCBD0" w14:textId="77777777" w:rsidR="00F143FF" w:rsidRDefault="00F143FF" w:rsidP="000E14A2">
      <w:pPr>
        <w:sectPr w:rsidR="00F143FF" w:rsidSect="00084ED0">
          <w:headerReference w:type="default" r:id="rId34"/>
          <w:type w:val="oddPage"/>
          <w:pgSz w:w="11907" w:h="16840" w:code="9"/>
          <w:pgMar w:top="1418" w:right="1843" w:bottom="1418" w:left="1843" w:header="709" w:footer="709" w:gutter="0"/>
          <w:pgNumType w:start="1"/>
          <w:cols w:space="708"/>
          <w:docGrid w:linePitch="360"/>
        </w:sectPr>
      </w:pPr>
    </w:p>
    <w:p w14:paraId="63F694AC" w14:textId="77777777" w:rsidR="003F5716" w:rsidRPr="003F5716" w:rsidDel="004650A1" w:rsidRDefault="00DF26AC" w:rsidP="003F5716">
      <w:pPr>
        <w:pStyle w:val="1"/>
        <w:spacing w:after="960"/>
        <w:rPr>
          <w:del w:id="2547" w:author="adachi kento" w:date="2018-12-13T22:18:00Z"/>
        </w:rPr>
      </w:pPr>
      <w:r>
        <w:lastRenderedPageBreak/>
        <w:br/>
      </w:r>
      <w:r>
        <w:br/>
      </w:r>
      <w:r>
        <w:br/>
      </w:r>
      <w:bookmarkStart w:id="2548" w:name="_Toc532516823"/>
      <w:r w:rsidR="00787435" w:rsidRPr="004D1BD5">
        <w:rPr>
          <w:b w:val="0"/>
          <w:noProof/>
        </w:rPr>
        <mc:AlternateContent>
          <mc:Choice Requires="wps">
            <w:drawing>
              <wp:anchor distT="0" distB="0" distL="114300" distR="114300" simplePos="0" relativeHeight="251670528" behindDoc="0" locked="0" layoutInCell="1" allowOverlap="1" wp14:anchorId="33553DA7" wp14:editId="682B05AF">
                <wp:simplePos x="0" y="0"/>
                <wp:positionH relativeFrom="column">
                  <wp:posOffset>5022850</wp:posOffset>
                </wp:positionH>
                <wp:positionV relativeFrom="paragraph">
                  <wp:posOffset>-449390</wp:posOffset>
                </wp:positionV>
                <wp:extent cx="427512" cy="368135"/>
                <wp:effectExtent l="0" t="0" r="10795" b="13335"/>
                <wp:wrapNone/>
                <wp:docPr id="4" name="Rectangle 4"/>
                <wp:cNvGraphicFramePr/>
                <a:graphic xmlns:a="http://schemas.openxmlformats.org/drawingml/2006/main">
                  <a:graphicData uri="http://schemas.microsoft.com/office/word/2010/wordprocessingShape">
                    <wps:wsp>
                      <wps:cNvSpPr/>
                      <wps:spPr>
                        <a:xfrm>
                          <a:off x="0" y="0"/>
                          <a:ext cx="427512" cy="368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0D937" id="Rectangle 4" o:spid="_x0000_s1026" style="position:absolute;left:0;text-align:left;margin-left:395.5pt;margin-top:-35.4pt;width:33.65pt;height:2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" fillcolor="white [3212]" strokecolor="white [3212]" strokeweight="2pt"/>
            </w:pict>
          </mc:Fallback>
        </mc:AlternateContent>
      </w:r>
      <w:r w:rsidR="005757D1" w:rsidRPr="004D1BD5">
        <w:t>LITERATURE</w:t>
      </w:r>
      <w:r w:rsidR="005757D1">
        <w:t xml:space="preserve"> REVIEW</w:t>
      </w:r>
      <w:bookmarkEnd w:id="2548"/>
    </w:p>
    <w:p w14:paraId="7846E855" w14:textId="77777777" w:rsidR="003F5716" w:rsidRDefault="003F5716">
      <w:pPr>
        <w:pStyle w:val="1"/>
        <w:spacing w:after="960"/>
        <w:rPr>
          <w:ins w:id="2549" w:author="adachi kento" w:date="2018-12-13T16:48:00Z"/>
        </w:rPr>
        <w:pPrChange w:id="2550" w:author="adachi kento" w:date="2018-12-13T22:18:00Z">
          <w:pPr>
            <w:ind w:firstLine="240"/>
          </w:pPr>
        </w:pPrChange>
      </w:pPr>
      <w:bookmarkStart w:id="2551" w:name="_Toc532516824"/>
      <w:bookmarkEnd w:id="2551"/>
    </w:p>
    <w:p w14:paraId="534BFC8A" w14:textId="77777777" w:rsidR="003F5716" w:rsidRDefault="003F5716">
      <w:pPr>
        <w:pStyle w:val="2"/>
        <w:numPr>
          <w:ilvl w:val="1"/>
          <w:numId w:val="49"/>
        </w:numPr>
        <w:spacing w:after="480"/>
        <w:rPr>
          <w:ins w:id="2552" w:author="adachi kento" w:date="2018-12-13T16:49:00Z"/>
        </w:rPr>
        <w:pPrChange w:id="2553" w:author="adachi kento" w:date="2018-12-13T17:00:00Z">
          <w:pPr>
            <w:pStyle w:val="2"/>
            <w:spacing w:after="480"/>
          </w:pPr>
        </w:pPrChange>
      </w:pPr>
      <w:bookmarkStart w:id="2554" w:name="_Toc532516825"/>
      <w:ins w:id="2555" w:author="adachi kento" w:date="2018-12-13T16:49:00Z">
        <w:r w:rsidRPr="003F5716">
          <w:t>Introduction of chapter 2</w:t>
        </w:r>
        <w:bookmarkEnd w:id="2554"/>
      </w:ins>
    </w:p>
    <w:p w14:paraId="7497C3B2" w14:textId="398CF536" w:rsidR="003F5716" w:rsidRDefault="003F5716">
      <w:pPr>
        <w:pStyle w:val="Para4lines"/>
        <w:spacing w:after="1248"/>
        <w:rPr>
          <w:ins w:id="2556" w:author="adachi kento" w:date="2018-12-13T16:47:00Z"/>
        </w:rPr>
        <w:pPrChange w:id="2557" w:author="adachi kento" w:date="2018-12-14T00:27:00Z">
          <w:pPr>
            <w:pStyle w:val="2"/>
            <w:spacing w:after="480"/>
          </w:pPr>
        </w:pPrChange>
      </w:pPr>
      <w:ins w:id="2558" w:author="adachi kento" w:date="2018-12-13T16:49:00Z">
        <w:r w:rsidRPr="00FA5D6D">
          <w:t>In this chapter,</w:t>
        </w:r>
        <w:r w:rsidRPr="001F337B">
          <w:t xml:space="preserve"> </w:t>
        </w:r>
      </w:ins>
      <w:ins w:id="2559" w:author="adachi kento" w:date="2018-12-13T19:40:00Z">
        <w:r w:rsidR="008852F8">
          <w:t xml:space="preserve">we </w:t>
        </w:r>
      </w:ins>
      <w:ins w:id="2560" w:author="adachi kento" w:date="2018-12-13T19:41:00Z">
        <w:r w:rsidR="008852F8">
          <w:t>review the related study</w:t>
        </w:r>
      </w:ins>
      <w:ins w:id="2561" w:author="adachi kento" w:date="2018-12-13T19:42:00Z">
        <w:r w:rsidR="008852F8">
          <w:t xml:space="preserve">, starts from overview, overview of deep learning, </w:t>
        </w:r>
      </w:ins>
      <w:ins w:id="2562" w:author="adachi kento" w:date="2018-12-13T19:43:00Z">
        <w:r w:rsidR="008852F8">
          <w:t>finally we review two major object detecting algorithm</w:t>
        </w:r>
      </w:ins>
      <w:ins w:id="2563" w:author="adachi kento" w:date="2018-12-13T19:44:00Z">
        <w:r w:rsidR="008852F8">
          <w:t xml:space="preserve">, </w:t>
        </w:r>
      </w:ins>
      <w:ins w:id="2564" w:author="adachi kento" w:date="2018-12-13T19:43:00Z">
        <w:r w:rsidR="008852F8">
          <w:t>Y</w:t>
        </w:r>
      </w:ins>
      <w:ins w:id="2565" w:author="adachi kento" w:date="2018-12-14T01:45:00Z">
        <w:r w:rsidR="002D4BEE">
          <w:t>OLO</w:t>
        </w:r>
      </w:ins>
      <w:ins w:id="2566" w:author="adachi kento" w:date="2018-12-13T19:44:00Z">
        <w:r w:rsidR="008852F8">
          <w:t xml:space="preserve"> and Faster R-CNN</w:t>
        </w:r>
      </w:ins>
      <w:ins w:id="2567" w:author="adachi kento" w:date="2018-12-13T19:43:00Z">
        <w:r w:rsidR="008852F8">
          <w:t>.</w:t>
        </w:r>
      </w:ins>
    </w:p>
    <w:p w14:paraId="7D3B6FC8" w14:textId="77777777" w:rsidR="004A3CFC" w:rsidRDefault="004A3CFC" w:rsidP="004A3CFC">
      <w:pPr>
        <w:pStyle w:val="2"/>
        <w:spacing w:after="480"/>
      </w:pPr>
      <w:bookmarkStart w:id="2568" w:name="_Toc532516826"/>
      <w:r w:rsidRPr="004A3CFC">
        <w:t>Overview</w:t>
      </w:r>
      <w:bookmarkEnd w:id="2568"/>
    </w:p>
    <w:p w14:paraId="6C3C500D" w14:textId="77777777" w:rsidR="004A3CFC" w:rsidRDefault="004A3CFC" w:rsidP="004A3CFC">
      <w:pPr>
        <w:pStyle w:val="Para4lines"/>
        <w:spacing w:after="1248"/>
        <w:rPr>
          <w:lang w:val="en-US"/>
        </w:rPr>
      </w:pPr>
      <w:r w:rsidRPr="004A3CFC">
        <w:rPr>
          <w:lang w:val="en-US"/>
        </w:rPr>
        <w:t>The overview for the literature review can be seen in the figure below.</w:t>
      </w:r>
    </w:p>
    <w:p w14:paraId="60D8016D" w14:textId="77777777" w:rsidR="004A3CFC" w:rsidRDefault="004A3CFC" w:rsidP="004A3CFC">
      <w:pPr>
        <w:pStyle w:val="FigureCentre"/>
      </w:pPr>
      <w:r>
        <w:drawing>
          <wp:inline distT="0" distB="0" distL="0" distR="0" wp14:anchorId="188E74EE" wp14:editId="51F19C7D">
            <wp:extent cx="4145383" cy="2854718"/>
            <wp:effectExtent l="0" t="0" r="0" b="317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Overview.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152614" cy="2859698"/>
                    </a:xfrm>
                    <a:prstGeom prst="rect">
                      <a:avLst/>
                    </a:prstGeom>
                    <a:ln>
                      <a:noFill/>
                    </a:ln>
                    <a:extLst>
                      <a:ext uri="{53640926-AAD7-44D8-BBD7-CCE9431645EC}">
                        <a14:shadowObscured xmlns:a14="http://schemas.microsoft.com/office/drawing/2010/main"/>
                      </a:ext>
                    </a:extLst>
                  </pic:spPr>
                </pic:pic>
              </a:graphicData>
            </a:graphic>
          </wp:inline>
        </w:drawing>
      </w:r>
    </w:p>
    <w:p w14:paraId="59BB926E" w14:textId="2B43EAB4" w:rsidR="004A3CFC" w:rsidRDefault="004A3CFC" w:rsidP="004A3CFC">
      <w:pPr>
        <w:pStyle w:val="CaptionforFigure"/>
        <w:spacing w:before="240"/>
      </w:pPr>
      <w:bookmarkStart w:id="2569" w:name="_Toc532516587"/>
      <w:r>
        <w:t xml:space="preserve">Figure </w:t>
      </w:r>
      <w:r w:rsidR="00FC7795">
        <w:rPr>
          <w:noProof/>
        </w:rPr>
        <w:fldChar w:fldCharType="begin"/>
      </w:r>
      <w:r w:rsidR="00FC7795">
        <w:rPr>
          <w:noProof/>
        </w:rPr>
        <w:instrText xml:space="preserve"> SEQ Figure \* ARABIC </w:instrText>
      </w:r>
      <w:r w:rsidR="00FC7795">
        <w:rPr>
          <w:noProof/>
        </w:rPr>
        <w:fldChar w:fldCharType="separate"/>
      </w:r>
      <w:r w:rsidR="003173BE">
        <w:rPr>
          <w:noProof/>
        </w:rPr>
        <w:t>1</w:t>
      </w:r>
      <w:r w:rsidR="00FC7795">
        <w:rPr>
          <w:noProof/>
        </w:rPr>
        <w:fldChar w:fldCharType="end"/>
      </w:r>
      <w:ins w:id="2570" w:author="adachi kento" w:date="2018-12-13T19:11:00Z">
        <w:r w:rsidR="003E46A4">
          <w:rPr>
            <w:noProof/>
          </w:rPr>
          <w:t>The overview of the liteleture review</w:t>
        </w:r>
      </w:ins>
      <w:bookmarkEnd w:id="2569"/>
    </w:p>
    <w:p w14:paraId="0BED6C04" w14:textId="77777777" w:rsidR="004A3CFC" w:rsidRDefault="004A3CFC">
      <w:pPr>
        <w:spacing w:after="480" w:line="276" w:lineRule="auto"/>
        <w:rPr>
          <w:rFonts w:eastAsiaTheme="majorEastAsia" w:cstheme="majorBidi"/>
          <w:b/>
          <w:szCs w:val="26"/>
          <w:lang w:val="en-US"/>
        </w:rPr>
      </w:pPr>
      <w:del w:id="2571" w:author="adachi kento" w:date="2018-12-13T17:03:00Z">
        <w:r w:rsidDel="0068578C">
          <w:br w:type="page"/>
        </w:r>
      </w:del>
    </w:p>
    <w:p w14:paraId="76865165" w14:textId="77777777" w:rsidR="008B5103" w:rsidRDefault="008B5103" w:rsidP="008B5103">
      <w:pPr>
        <w:pStyle w:val="2"/>
        <w:spacing w:after="480"/>
        <w:rPr>
          <w:ins w:id="2572" w:author="adachi kento" w:date="2018-12-13T19:17:00Z"/>
        </w:rPr>
      </w:pPr>
      <w:bookmarkStart w:id="2573" w:name="_Toc532516827"/>
      <w:ins w:id="2574" w:author="adachi kento" w:date="2018-12-13T19:17:00Z">
        <w:r w:rsidRPr="00834EA3">
          <w:lastRenderedPageBreak/>
          <w:t xml:space="preserve">Object </w:t>
        </w:r>
        <w:r>
          <w:t>D</w:t>
        </w:r>
        <w:r w:rsidRPr="00834EA3">
          <w:t>etection</w:t>
        </w:r>
        <w:bookmarkEnd w:id="2573"/>
      </w:ins>
    </w:p>
    <w:p w14:paraId="222664F5" w14:textId="2437B456" w:rsidR="008B5103" w:rsidRDefault="008B5103">
      <w:pPr>
        <w:pStyle w:val="Para4lines"/>
        <w:spacing w:after="1248"/>
        <w:rPr>
          <w:ins w:id="2575" w:author="adachi kento" w:date="2018-12-13T22:41:00Z"/>
          <w:lang w:val="en-US"/>
        </w:rPr>
      </w:pPr>
      <w:ins w:id="2576" w:author="adachi kento" w:date="2018-12-13T19:17:00Z">
        <w:r w:rsidRPr="00834EA3">
          <w:rPr>
            <w:lang w:val="en-US"/>
          </w:rPr>
          <w:t>Object detection is to capture an image and detect the position and category (class) of the object determined from the image.</w:t>
        </w:r>
        <w:r>
          <w:rPr>
            <w:rFonts w:hint="eastAsia"/>
            <w:lang w:val="en-US"/>
          </w:rPr>
          <w:t xml:space="preserve"> </w:t>
        </w:r>
        <w:r>
          <w:rPr>
            <w:lang w:val="en-US"/>
          </w:rPr>
          <w:t xml:space="preserve"> </w:t>
        </w:r>
        <w:r w:rsidRPr="00834EA3">
          <w:rPr>
            <w:lang w:val="en-US"/>
          </w:rPr>
          <w:t>As shown in the figure below, we identify the position of the rectangle called the bounding box and its category from the image.</w:t>
        </w:r>
        <w:r>
          <w:rPr>
            <w:rFonts w:hint="eastAsia"/>
            <w:lang w:val="en-US"/>
          </w:rPr>
          <w:t xml:space="preserve"> </w:t>
        </w:r>
        <w:r>
          <w:rPr>
            <w:lang w:val="en-US"/>
          </w:rPr>
          <w:t xml:space="preserve"> </w:t>
        </w:r>
        <w:r w:rsidRPr="00834EA3">
          <w:rPr>
            <w:lang w:val="en-US"/>
          </w:rPr>
          <w:t xml:space="preserve">There is "handwritten characters recognition" in the implementation example of image recognition, but in actual images, there is not always only one object. Normally, we have to find the various sized of bounding boxes in one image. After that, we can </w:t>
        </w:r>
      </w:ins>
      <w:ins w:id="2577" w:author="adachi kento" w:date="2018-12-14T01:45:00Z">
        <w:r w:rsidR="002D4BEE">
          <w:rPr>
            <w:lang w:val="en-US"/>
          </w:rPr>
          <w:t>c</w:t>
        </w:r>
      </w:ins>
      <w:ins w:id="2578" w:author="adachi kento" w:date="2018-12-13T19:17:00Z">
        <w:r w:rsidRPr="00834EA3">
          <w:rPr>
            <w:lang w:val="en-US"/>
          </w:rPr>
          <w:t xml:space="preserve">lassify each </w:t>
        </w:r>
      </w:ins>
      <w:ins w:id="2579" w:author="adachi kento" w:date="2018-12-14T01:46:00Z">
        <w:r w:rsidR="002D4BEE" w:rsidRPr="00834EA3">
          <w:rPr>
            <w:lang w:val="en-US"/>
          </w:rPr>
          <w:t>image</w:t>
        </w:r>
      </w:ins>
      <w:ins w:id="2580" w:author="adachi kento" w:date="2018-12-13T19:17:00Z">
        <w:r w:rsidRPr="00834EA3">
          <w:rPr>
            <w:lang w:val="en-US"/>
          </w:rPr>
          <w:t>.</w:t>
        </w:r>
      </w:ins>
    </w:p>
    <w:p w14:paraId="2EB3BABF" w14:textId="77777777" w:rsidR="00C30441" w:rsidRDefault="00413193" w:rsidP="00C30441">
      <w:pPr>
        <w:pStyle w:val="FigureCentre"/>
        <w:rPr>
          <w:ins w:id="2581" w:author="adachi kento" w:date="2018-12-13T23:28:00Z"/>
        </w:rPr>
      </w:pPr>
      <w:ins w:id="2582" w:author="adachi kento" w:date="2018-12-13T22:42:00Z">
        <w:r>
          <w:drawing>
            <wp:inline distT="0" distB="0" distL="0" distR="0" wp14:anchorId="76607581" wp14:editId="37DAE680">
              <wp:extent cx="3420482" cy="2793365"/>
              <wp:effectExtent l="0" t="0" r="0" b="63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dictions.jpg"/>
                      <pic:cNvPicPr/>
                    </pic:nvPicPr>
                    <pic:blipFill rotWithShape="1">
                      <a:blip r:embed="rId36" cstate="print">
                        <a:extLst>
                          <a:ext uri="{28A0092B-C50C-407E-A947-70E740481C1C}">
                            <a14:useLocalDpi xmlns:a14="http://schemas.microsoft.com/office/drawing/2010/main" val="0"/>
                          </a:ext>
                        </a:extLst>
                      </a:blip>
                      <a:srcRect l="18515" t="19852" r="14454" b="7162"/>
                      <a:stretch/>
                    </pic:blipFill>
                    <pic:spPr bwMode="auto">
                      <a:xfrm>
                        <a:off x="0" y="0"/>
                        <a:ext cx="3428575" cy="2799974"/>
                      </a:xfrm>
                      <a:prstGeom prst="rect">
                        <a:avLst/>
                      </a:prstGeom>
                      <a:ln>
                        <a:noFill/>
                      </a:ln>
                      <a:extLst>
                        <a:ext uri="{53640926-AAD7-44D8-BBD7-CCE9431645EC}">
                          <a14:shadowObscured xmlns:a14="http://schemas.microsoft.com/office/drawing/2010/main"/>
                        </a:ext>
                      </a:extLst>
                    </pic:spPr>
                  </pic:pic>
                </a:graphicData>
              </a:graphic>
            </wp:inline>
          </w:drawing>
        </w:r>
      </w:ins>
    </w:p>
    <w:p w14:paraId="00201238" w14:textId="08A5D441" w:rsidR="00C30441" w:rsidRDefault="00C30441" w:rsidP="00C30441">
      <w:pPr>
        <w:pStyle w:val="CaptionforFigure"/>
        <w:spacing w:before="240"/>
        <w:rPr>
          <w:ins w:id="2583" w:author="adachi kento" w:date="2018-12-13T23:28:00Z"/>
        </w:rPr>
      </w:pPr>
      <w:bookmarkStart w:id="2584" w:name="_Toc532516588"/>
      <w:ins w:id="2585" w:author="adachi kento" w:date="2018-12-13T23:28:00Z">
        <w:r>
          <w:t xml:space="preserve">Figure </w:t>
        </w:r>
        <w:r>
          <w:fldChar w:fldCharType="begin"/>
        </w:r>
        <w:r>
          <w:instrText xml:space="preserve"> SEQ Figure \* ARABIC </w:instrText>
        </w:r>
      </w:ins>
      <w:r>
        <w:fldChar w:fldCharType="separate"/>
      </w:r>
      <w:ins w:id="2586" w:author="adachi kento" w:date="2018-12-14T00:40:00Z">
        <w:r w:rsidR="003173BE">
          <w:rPr>
            <w:noProof/>
          </w:rPr>
          <w:t>2</w:t>
        </w:r>
      </w:ins>
      <w:ins w:id="2587" w:author="adachi kento" w:date="2018-12-13T23:28:00Z">
        <w:r>
          <w:fldChar w:fldCharType="end"/>
        </w:r>
        <w:r>
          <w:t xml:space="preserve"> Example of object detection</w:t>
        </w:r>
        <w:bookmarkEnd w:id="2584"/>
      </w:ins>
    </w:p>
    <w:p w14:paraId="3BF2CA78" w14:textId="608597DE" w:rsidR="00413193" w:rsidRDefault="00C30441">
      <w:pPr>
        <w:rPr>
          <w:ins w:id="2588" w:author="adachi kento" w:date="2018-12-13T22:43:00Z"/>
        </w:rPr>
        <w:pPrChange w:id="2589" w:author="adachi kento" w:date="2018-12-13T23:28:00Z">
          <w:pPr>
            <w:pStyle w:val="FigureCentre"/>
          </w:pPr>
        </w:pPrChange>
      </w:pPr>
      <w:ins w:id="2590" w:author="adachi kento" w:date="2018-12-13T23:28:00Z">
        <w:r>
          <w:t xml:space="preserve"> </w:t>
        </w:r>
      </w:ins>
    </w:p>
    <w:p w14:paraId="6758975F" w14:textId="69DE316B" w:rsidR="00413193" w:rsidRDefault="00413193">
      <w:pPr>
        <w:rPr>
          <w:ins w:id="2591" w:author="adachi kento" w:date="2018-12-13T22:43:00Z"/>
        </w:rPr>
        <w:pPrChange w:id="2592" w:author="adachi kento" w:date="2018-12-13T23:28:00Z">
          <w:pPr>
            <w:pStyle w:val="FigureCentre"/>
          </w:pPr>
        </w:pPrChange>
      </w:pPr>
    </w:p>
    <w:p w14:paraId="686E89A2" w14:textId="7B73B28A" w:rsidR="00413193" w:rsidRDefault="00413193" w:rsidP="00413193">
      <w:pPr>
        <w:rPr>
          <w:ins w:id="2593" w:author="adachi kento" w:date="2018-12-13T22:44:00Z"/>
        </w:rPr>
      </w:pPr>
    </w:p>
    <w:p w14:paraId="209542E8" w14:textId="66141F60" w:rsidR="00413193" w:rsidRDefault="00413193" w:rsidP="00413193">
      <w:pPr>
        <w:rPr>
          <w:ins w:id="2594" w:author="adachi kento" w:date="2018-12-13T22:44:00Z"/>
        </w:rPr>
      </w:pPr>
    </w:p>
    <w:p w14:paraId="2D04869C" w14:textId="77777777" w:rsidR="00413193" w:rsidRPr="004650A1" w:rsidRDefault="00413193">
      <w:pPr>
        <w:rPr>
          <w:ins w:id="2595" w:author="adachi kento" w:date="2018-12-13T19:17:00Z"/>
        </w:rPr>
        <w:pPrChange w:id="2596" w:author="adachi kento" w:date="2018-12-13T22:44:00Z">
          <w:pPr>
            <w:pStyle w:val="2"/>
            <w:spacing w:after="480"/>
          </w:pPr>
        </w:pPrChange>
      </w:pPr>
    </w:p>
    <w:p w14:paraId="2E559811" w14:textId="45ECA297" w:rsidR="003F5716" w:rsidRDefault="003F5716" w:rsidP="004A3CFC">
      <w:pPr>
        <w:pStyle w:val="2"/>
        <w:spacing w:after="480"/>
        <w:rPr>
          <w:ins w:id="2597" w:author="adachi kento" w:date="2018-12-13T16:51:00Z"/>
        </w:rPr>
      </w:pPr>
      <w:bookmarkStart w:id="2598" w:name="_Toc532516828"/>
      <w:ins w:id="2599" w:author="adachi kento" w:date="2018-12-13T16:50:00Z">
        <w:r>
          <w:t>Artificial Neural Network</w:t>
        </w:r>
      </w:ins>
      <w:bookmarkEnd w:id="2598"/>
    </w:p>
    <w:p w14:paraId="24B78A03" w14:textId="77777777" w:rsidR="003F5716" w:rsidRPr="00B76FDE" w:rsidRDefault="003F5716">
      <w:pPr>
        <w:pStyle w:val="Para4lines"/>
        <w:spacing w:after="1248"/>
        <w:rPr>
          <w:ins w:id="2600" w:author="adachi kento" w:date="2018-12-13T16:50:00Z"/>
        </w:rPr>
        <w:pPrChange w:id="2601" w:author="adachi kento" w:date="2018-12-13T17:32:00Z">
          <w:pPr>
            <w:pStyle w:val="2"/>
            <w:spacing w:after="480"/>
          </w:pPr>
        </w:pPrChange>
      </w:pPr>
      <w:ins w:id="2602" w:author="adachi kento" w:date="2018-12-13T16:51:00Z">
        <w:r w:rsidRPr="00FA5D6D">
          <w:t xml:space="preserve">Artificial Neural Network is a mathematical model aimed at expressing some characteristics found in brain function by computer simulation. The origin of the research is </w:t>
        </w:r>
      </w:ins>
      <w:ins w:id="2603" w:author="adachi kento" w:date="2018-12-13T16:58:00Z">
        <w:r w:rsidR="00017781" w:rsidRPr="00FA5D6D">
          <w:t>modelling</w:t>
        </w:r>
      </w:ins>
      <w:ins w:id="2604" w:author="adachi kento" w:date="2018-12-13T16:51:00Z">
        <w:r w:rsidRPr="001F337B">
          <w:t xml:space="preserve"> of the brain of the living body, but by revision of the knowledge </w:t>
        </w:r>
        <w:r w:rsidRPr="001F337B">
          <w:lastRenderedPageBreak/>
          <w:t>of the neuroscience, it become more different.</w:t>
        </w:r>
        <w:r w:rsidRPr="00E72EC1">
          <w:t xml:space="preserve">  </w:t>
        </w:r>
        <w:r w:rsidRPr="00B76FDE">
          <w:t>In the ANN, the artificial neurons forming the network aim to obtain the target output by changing the strength of the synaptic connection by training.</w:t>
        </w:r>
      </w:ins>
    </w:p>
    <w:p w14:paraId="303653A8" w14:textId="77777777" w:rsidR="00E563E9" w:rsidRDefault="00E563E9" w:rsidP="004A3CFC">
      <w:pPr>
        <w:pStyle w:val="2"/>
        <w:spacing w:after="480"/>
        <w:rPr>
          <w:ins w:id="2605" w:author="adachi kento" w:date="2018-12-13T16:52:00Z"/>
        </w:rPr>
      </w:pPr>
      <w:bookmarkStart w:id="2606" w:name="_Toc532516829"/>
      <w:ins w:id="2607" w:author="adachi kento" w:date="2018-12-13T16:57:00Z">
        <w:r w:rsidRPr="00E34463">
          <w:t xml:space="preserve">Convolutional </w:t>
        </w:r>
        <w:r>
          <w:t>N</w:t>
        </w:r>
        <w:r w:rsidRPr="00E34463">
          <w:t xml:space="preserve">eural </w:t>
        </w:r>
        <w:r>
          <w:t>N</w:t>
        </w:r>
        <w:r w:rsidRPr="00E34463">
          <w:t>etwork</w:t>
        </w:r>
      </w:ins>
      <w:bookmarkEnd w:id="2606"/>
    </w:p>
    <w:p w14:paraId="215F95E8" w14:textId="73C40A44" w:rsidR="00F301E2" w:rsidRDefault="00E563E9" w:rsidP="008B5103">
      <w:pPr>
        <w:pStyle w:val="Para4lines"/>
        <w:spacing w:after="1248"/>
        <w:rPr>
          <w:ins w:id="2608" w:author="adachi kento" w:date="2018-12-13T16:57:00Z"/>
        </w:rPr>
      </w:pPr>
      <w:ins w:id="2609" w:author="adachi kento" w:date="2018-12-13T16:55:00Z">
        <w:r w:rsidRPr="003A5B2B">
          <w:t xml:space="preserve">CNN is a </w:t>
        </w:r>
      </w:ins>
      <w:ins w:id="2610" w:author="adachi kento" w:date="2018-12-13T16:58:00Z">
        <w:r w:rsidRPr="003A5B2B">
          <w:t>multi-layered</w:t>
        </w:r>
      </w:ins>
      <w:ins w:id="2611" w:author="adachi kento" w:date="2018-12-13T16:55:00Z">
        <w:r w:rsidRPr="003A5B2B">
          <w:t xml:space="preserve"> feedforward neural network which is an artificial neural network model with a simple structure devised earlier and does not have a looped connection in the network and signal propagates only in a single direction.</w:t>
        </w:r>
        <w:r>
          <w:rPr>
            <w:rFonts w:hint="eastAsia"/>
          </w:rPr>
          <w:t xml:space="preserve"> </w:t>
        </w:r>
        <w:r>
          <w:t xml:space="preserve"> </w:t>
        </w:r>
        <w:r w:rsidRPr="00A9528B">
          <w:t>It is a widely used model to recognize images and videos.</w:t>
        </w:r>
      </w:ins>
    </w:p>
    <w:p w14:paraId="1B7466B1" w14:textId="2BD21AB0" w:rsidR="004A3CFC" w:rsidRDefault="004A3CFC" w:rsidP="004A3CFC">
      <w:pPr>
        <w:pStyle w:val="2"/>
        <w:spacing w:after="480"/>
      </w:pPr>
      <w:bookmarkStart w:id="2612" w:name="_Toc532516830"/>
      <w:r w:rsidRPr="004A3CFC">
        <w:t xml:space="preserve">Optical </w:t>
      </w:r>
      <w:ins w:id="2613" w:author="adachi kento" w:date="2018-12-13T18:16:00Z">
        <w:r w:rsidR="00B63505">
          <w:t>C</w:t>
        </w:r>
      </w:ins>
      <w:del w:id="2614" w:author="adachi kento" w:date="2018-12-13T18:16:00Z">
        <w:r w:rsidRPr="004A3CFC" w:rsidDel="00B63505">
          <w:delText>c</w:delText>
        </w:r>
      </w:del>
      <w:r w:rsidRPr="004A3CFC">
        <w:t xml:space="preserve">haracter </w:t>
      </w:r>
      <w:ins w:id="2615" w:author="adachi kento" w:date="2018-12-13T18:16:00Z">
        <w:r w:rsidR="00B63505">
          <w:t>R</w:t>
        </w:r>
      </w:ins>
      <w:del w:id="2616" w:author="adachi kento" w:date="2018-12-13T18:16:00Z">
        <w:r w:rsidRPr="004A3CFC" w:rsidDel="00B63505">
          <w:delText>r</w:delText>
        </w:r>
      </w:del>
      <w:r w:rsidRPr="004A3CFC">
        <w:t>ecognition</w:t>
      </w:r>
      <w:bookmarkEnd w:id="2612"/>
    </w:p>
    <w:p w14:paraId="5B944D65" w14:textId="77777777" w:rsidR="004A3CFC" w:rsidRDefault="004A3CFC" w:rsidP="004A3CFC">
      <w:pPr>
        <w:pStyle w:val="Para4lines"/>
        <w:spacing w:after="1248"/>
        <w:rPr>
          <w:lang w:val="en-US"/>
        </w:rPr>
      </w:pPr>
      <w:r w:rsidRPr="004A3CFC">
        <w:rPr>
          <w:lang w:val="en-US"/>
        </w:rPr>
        <w:t>Optical character recognition is to recognize characters on an image and convert them into character data. Conventional image recognition has been performed by template matching for comparing bit differences between recognition target images and font images. This method is weak against the inclination and rotation of the image. It shows high accuracy for the image scanned by the scanner, but recognition of characters from the photograph is far from practical use. Recent studies have shown that using machine learning can achieve higher accuracy than this. Therefore, we aim at recognition of character strings in photos using deep learning which is a type of machine learning.</w:t>
      </w:r>
    </w:p>
    <w:p w14:paraId="636A0543" w14:textId="20C976B2" w:rsidR="00834EA3" w:rsidDel="00F301E2" w:rsidRDefault="00834EA3" w:rsidP="00834EA3">
      <w:pPr>
        <w:pStyle w:val="2"/>
        <w:spacing w:after="480"/>
        <w:rPr>
          <w:del w:id="2617" w:author="adachi kento" w:date="2018-12-13T18:51:00Z"/>
        </w:rPr>
      </w:pPr>
      <w:del w:id="2618" w:author="adachi kento" w:date="2018-12-13T18:51:00Z">
        <w:r w:rsidRPr="00834EA3" w:rsidDel="00F301E2">
          <w:delText xml:space="preserve">Object </w:delText>
        </w:r>
      </w:del>
      <w:del w:id="2619" w:author="adachi kento" w:date="2018-12-13T18:16:00Z">
        <w:r w:rsidRPr="00834EA3" w:rsidDel="00884A0C">
          <w:delText>d</w:delText>
        </w:r>
      </w:del>
      <w:del w:id="2620" w:author="adachi kento" w:date="2018-12-13T18:51:00Z">
        <w:r w:rsidRPr="00834EA3" w:rsidDel="00F301E2">
          <w:delText>etection</w:delText>
        </w:r>
        <w:bookmarkStart w:id="2621" w:name="_Toc532490447"/>
        <w:bookmarkStart w:id="2622" w:name="_Toc532491692"/>
        <w:bookmarkStart w:id="2623" w:name="_Toc532492040"/>
        <w:bookmarkStart w:id="2624" w:name="_Toc532493988"/>
        <w:bookmarkStart w:id="2625" w:name="_Toc532494224"/>
        <w:bookmarkStart w:id="2626" w:name="_Toc532496412"/>
        <w:bookmarkStart w:id="2627" w:name="_Toc532506285"/>
        <w:bookmarkStart w:id="2628" w:name="_Toc532507097"/>
        <w:bookmarkStart w:id="2629" w:name="_Toc532507348"/>
        <w:bookmarkStart w:id="2630" w:name="_Toc532507593"/>
        <w:bookmarkStart w:id="2631" w:name="_Toc532507844"/>
        <w:bookmarkStart w:id="2632" w:name="_Toc532508089"/>
        <w:bookmarkStart w:id="2633" w:name="_Toc532508334"/>
        <w:bookmarkStart w:id="2634" w:name="_Toc532510810"/>
        <w:bookmarkStart w:id="2635" w:name="_Toc532516831"/>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del>
    </w:p>
    <w:p w14:paraId="7936F3D6" w14:textId="3DCF98F3" w:rsidR="001C00F7" w:rsidRDefault="00834EA3" w:rsidP="001C00F7">
      <w:pPr>
        <w:pStyle w:val="2"/>
        <w:spacing w:after="480"/>
        <w:rPr>
          <w:ins w:id="2636" w:author="adachi kento" w:date="2018-12-13T18:42:00Z"/>
        </w:rPr>
      </w:pPr>
      <w:del w:id="2637" w:author="adachi kento" w:date="2018-12-13T18:51:00Z">
        <w:r w:rsidRPr="00834EA3" w:rsidDel="00F301E2">
          <w:delText>Object detection is to capture an image and detect the position and category (class) of the object determined from the image.</w:delText>
        </w:r>
        <w:r w:rsidDel="00F301E2">
          <w:rPr>
            <w:rFonts w:hint="eastAsia"/>
          </w:rPr>
          <w:delText xml:space="preserve"> </w:delText>
        </w:r>
        <w:r w:rsidDel="00F301E2">
          <w:delText xml:space="preserve"> </w:delText>
        </w:r>
        <w:r w:rsidRPr="00834EA3" w:rsidDel="00F301E2">
          <w:delText>As shown in the figure below, we identify the position of the rectangle called the bounding box and its category from the image.</w:delText>
        </w:r>
        <w:r w:rsidDel="00F301E2">
          <w:rPr>
            <w:rFonts w:hint="eastAsia"/>
          </w:rPr>
          <w:delText xml:space="preserve"> </w:delText>
        </w:r>
        <w:r w:rsidDel="00F301E2">
          <w:delText xml:space="preserve"> </w:delText>
        </w:r>
        <w:r w:rsidRPr="00834EA3" w:rsidDel="00F301E2">
          <w:delText>There is "handwritten characters recognition" in the implementation example of image recognition, but in actual images, there is not always only one object. Normally, we have to find the various sized of bounding boxes in one image. After that, we can Classify each images.</w:delText>
        </w:r>
      </w:del>
      <w:bookmarkStart w:id="2638" w:name="_Toc532516832"/>
      <w:ins w:id="2639" w:author="adachi kento" w:date="2018-12-13T18:42:00Z">
        <w:r w:rsidR="001C00F7">
          <w:rPr>
            <w:rFonts w:hint="eastAsia"/>
          </w:rPr>
          <w:t>D</w:t>
        </w:r>
        <w:r w:rsidR="001C00F7">
          <w:t>eep Learning for Object Detection</w:t>
        </w:r>
        <w:bookmarkEnd w:id="2638"/>
      </w:ins>
    </w:p>
    <w:p w14:paraId="3826F576" w14:textId="15C11189" w:rsidR="001C00F7" w:rsidRPr="001C00F7" w:rsidRDefault="001C00F7" w:rsidP="001C00F7">
      <w:pPr>
        <w:pStyle w:val="Para4lines"/>
        <w:spacing w:after="1248"/>
        <w:rPr>
          <w:rPrChange w:id="2640" w:author="adachi kento" w:date="2018-12-13T18:42:00Z">
            <w:rPr>
              <w:lang w:val="en-US"/>
            </w:rPr>
          </w:rPrChange>
        </w:rPr>
      </w:pPr>
      <w:ins w:id="2641" w:author="adachi kento" w:date="2018-12-13T18:42:00Z">
        <w:r w:rsidRPr="00AF31A1">
          <w:t>In object detection using de</w:t>
        </w:r>
      </w:ins>
      <w:ins w:id="2642" w:author="adachi kento" w:date="2018-12-13T19:29:00Z">
        <w:r w:rsidR="004D008F">
          <w:t>ep</w:t>
        </w:r>
      </w:ins>
      <w:ins w:id="2643" w:author="adachi kento" w:date="2018-12-13T18:42:00Z">
        <w:r w:rsidRPr="00AF31A1">
          <w:t xml:space="preserve"> learning, instead of designing a feature amount by a person, it presents a large number of images to DNN. Then, DNN finds the feature </w:t>
        </w:r>
        <w:r w:rsidRPr="00AF31A1">
          <w:lastRenderedPageBreak/>
          <w:t>from the labelled learning data. Then change the network by itself to respond to patterns close to the given image.</w:t>
        </w:r>
      </w:ins>
    </w:p>
    <w:p w14:paraId="6C8699B1" w14:textId="77777777" w:rsidR="00C71C4C" w:rsidRDefault="00C71C4C">
      <w:pPr>
        <w:pStyle w:val="3"/>
        <w:spacing w:after="480"/>
        <w:pPrChange w:id="2644" w:author="adachi kento" w:date="2018-12-13T18:42:00Z">
          <w:pPr>
            <w:pStyle w:val="2"/>
            <w:spacing w:after="480"/>
          </w:pPr>
        </w:pPrChange>
      </w:pPr>
      <w:bookmarkStart w:id="2645" w:name="_Toc532516833"/>
      <w:r w:rsidRPr="00C71C4C">
        <w:t>YOLO</w:t>
      </w:r>
      <w:bookmarkEnd w:id="2645"/>
    </w:p>
    <w:p w14:paraId="02C311EB" w14:textId="77777777" w:rsidR="00C71C4C" w:rsidRDefault="00C71C4C" w:rsidP="00C71C4C">
      <w:pPr>
        <w:pStyle w:val="Para4lines"/>
        <w:spacing w:after="1248"/>
        <w:rPr>
          <w:lang w:val="en-US"/>
        </w:rPr>
      </w:pPr>
      <w:r w:rsidRPr="00C71C4C">
        <w:rPr>
          <w:lang w:val="en-US"/>
        </w:rPr>
        <w:t>YOLO is a real-time object detection algorithm, which was announced in 2016.  Regarding existing image detection algorithms such as "DPM" and "R - CNN", region estimation and classification of images are separated, and therefore processing tends to be complicated and processing time tends to be long. In "YOLO", we perform that "image area estimation" and "classification" at the same time. The algorithm of "YOLO" is simple because it is completed with one CNN, and it has merits such as quick processing as compared with the existing method, less background error detection.</w:t>
      </w:r>
    </w:p>
    <w:p w14:paraId="1093062B" w14:textId="341E34D5" w:rsidR="00C71C4C" w:rsidRDefault="00C71C4C">
      <w:pPr>
        <w:pStyle w:val="3"/>
        <w:spacing w:after="480"/>
        <w:pPrChange w:id="2646" w:author="adachi kento" w:date="2018-12-13T18:42:00Z">
          <w:pPr>
            <w:pStyle w:val="2"/>
            <w:spacing w:after="480"/>
          </w:pPr>
        </w:pPrChange>
      </w:pPr>
      <w:bookmarkStart w:id="2647" w:name="_Toc532516834"/>
      <w:r w:rsidRPr="00C71C4C">
        <w:t>R-CNN, Fast R-CNN, Faster R-CNN</w:t>
      </w:r>
      <w:bookmarkEnd w:id="2647"/>
    </w:p>
    <w:p w14:paraId="62A7C113" w14:textId="3786C8D6" w:rsidR="007C6669" w:rsidRDefault="00C71C4C" w:rsidP="007C6669">
      <w:pPr>
        <w:pStyle w:val="Para4lines"/>
        <w:spacing w:after="1248"/>
        <w:rPr>
          <w:ins w:id="2648" w:author="adachi kento" w:date="2018-12-14T00:26:00Z"/>
          <w:lang w:val="en-US"/>
        </w:rPr>
        <w:sectPr w:rsidR="007C6669" w:rsidSect="00084ED0">
          <w:type w:val="oddPage"/>
          <w:pgSz w:w="11907" w:h="16840" w:code="9"/>
          <w:pgMar w:top="1418" w:right="1843" w:bottom="1418" w:left="1843" w:header="709" w:footer="709" w:gutter="0"/>
          <w:cols w:space="708"/>
          <w:docGrid w:linePitch="360"/>
        </w:sectPr>
      </w:pPr>
      <w:r w:rsidRPr="00C71C4C">
        <w:rPr>
          <w:lang w:val="en-US"/>
        </w:rPr>
        <w:t>R-CNN</w:t>
      </w:r>
      <w:customXmlInsRangeStart w:id="2649" w:author="adachi kento" w:date="2018-12-14T02:06:00Z"/>
      <w:sdt>
        <w:sdtPr>
          <w:rPr>
            <w:lang w:val="en-US"/>
          </w:rPr>
          <w:id w:val="432482110"/>
          <w:citation/>
        </w:sdtPr>
        <w:sdtEndPr/>
        <w:sdtContent>
          <w:customXmlInsRangeEnd w:id="2649"/>
          <w:ins w:id="2650" w:author="adachi kento" w:date="2018-12-14T02:06:00Z">
            <w:r w:rsidR="00513585">
              <w:rPr>
                <w:lang w:val="en-US"/>
              </w:rPr>
              <w:fldChar w:fldCharType="begin"/>
            </w:r>
            <w:r w:rsidR="00513585">
              <w:rPr>
                <w:lang w:val="en-US"/>
              </w:rPr>
              <w:instrText xml:space="preserve"> CITATION Ros13 \l 1033 </w:instrText>
            </w:r>
          </w:ins>
          <w:r w:rsidR="00513585">
            <w:rPr>
              <w:lang w:val="en-US"/>
            </w:rPr>
            <w:fldChar w:fldCharType="separate"/>
          </w:r>
          <w:ins w:id="2651" w:author="adachi kento" w:date="2018-12-14T02:06:00Z">
            <w:r w:rsidR="00513585">
              <w:rPr>
                <w:noProof/>
                <w:lang w:val="en-US"/>
              </w:rPr>
              <w:t xml:space="preserve"> </w:t>
            </w:r>
            <w:r w:rsidR="00513585" w:rsidRPr="00513585">
              <w:rPr>
                <w:noProof/>
                <w:lang w:val="en-US"/>
                <w:rPrChange w:id="2652" w:author="adachi kento" w:date="2018-12-14T02:06:00Z">
                  <w:rPr/>
                </w:rPrChange>
              </w:rPr>
              <w:t>[2]</w:t>
            </w:r>
            <w:r w:rsidR="00513585">
              <w:rPr>
                <w:lang w:val="en-US"/>
              </w:rPr>
              <w:fldChar w:fldCharType="end"/>
            </w:r>
          </w:ins>
          <w:customXmlInsRangeStart w:id="2653" w:author="adachi kento" w:date="2018-12-14T02:06:00Z"/>
        </w:sdtContent>
      </w:sdt>
      <w:customXmlInsRangeEnd w:id="2653"/>
      <w:r w:rsidRPr="00C71C4C">
        <w:rPr>
          <w:lang w:val="en-US"/>
        </w:rPr>
        <w:t xml:space="preserve"> was invented based on CNN extracting features from the entire image. It can detect features of each region and that is close to human's recognition process.  First, in R-CNN, region proposal is extracted from the input image. Then, we do recognition for the proposed region.  Fast R-CNN</w:t>
      </w:r>
      <w:customXmlInsRangeStart w:id="2654" w:author="adachi kento" w:date="2018-12-14T02:02:00Z"/>
      <w:sdt>
        <w:sdtPr>
          <w:rPr>
            <w:lang w:val="en-US"/>
          </w:rPr>
          <w:id w:val="469570800"/>
          <w:citation/>
        </w:sdtPr>
        <w:sdtEndPr/>
        <w:sdtContent>
          <w:customXmlInsRangeEnd w:id="2654"/>
          <w:ins w:id="2655" w:author="adachi kento" w:date="2018-12-14T02:02:00Z">
            <w:r w:rsidR="00A22EB8">
              <w:rPr>
                <w:lang w:val="en-US"/>
              </w:rPr>
              <w:fldChar w:fldCharType="begin"/>
            </w:r>
            <w:r w:rsidR="00A22EB8">
              <w:rPr>
                <w:lang w:val="en-US"/>
              </w:rPr>
              <w:instrText xml:space="preserve"> CITATION Ros15 \l 1033 </w:instrText>
            </w:r>
          </w:ins>
          <w:r w:rsidR="00A22EB8">
            <w:rPr>
              <w:lang w:val="en-US"/>
            </w:rPr>
            <w:fldChar w:fldCharType="separate"/>
          </w:r>
          <w:ins w:id="2656" w:author="adachi kento" w:date="2018-12-14T02:02:00Z">
            <w:r w:rsidR="00A22EB8">
              <w:rPr>
                <w:noProof/>
                <w:lang w:val="en-US"/>
              </w:rPr>
              <w:t xml:space="preserve"> </w:t>
            </w:r>
            <w:r w:rsidR="00A22EB8" w:rsidRPr="00A22EB8">
              <w:rPr>
                <w:noProof/>
                <w:lang w:val="en-US"/>
                <w:rPrChange w:id="2657" w:author="adachi kento" w:date="2018-12-14T02:02:00Z">
                  <w:rPr/>
                </w:rPrChange>
              </w:rPr>
              <w:t>[2]</w:t>
            </w:r>
            <w:r w:rsidR="00A22EB8">
              <w:rPr>
                <w:lang w:val="en-US"/>
              </w:rPr>
              <w:fldChar w:fldCharType="end"/>
            </w:r>
          </w:ins>
          <w:customXmlInsRangeStart w:id="2658" w:author="adachi kento" w:date="2018-12-14T02:02:00Z"/>
        </w:sdtContent>
      </w:sdt>
      <w:customXmlInsRangeEnd w:id="2658"/>
      <w:r w:rsidRPr="00C71C4C">
        <w:rPr>
          <w:lang w:val="en-US"/>
        </w:rPr>
        <w:t xml:space="preserve"> is an improvement of R-CNN model to reduce the execution count of the CNN Detector.  Faster R-CNN</w:t>
      </w:r>
      <w:customXmlInsRangeStart w:id="2659" w:author="adachi kento" w:date="2018-12-14T02:03:00Z"/>
      <w:sdt>
        <w:sdtPr>
          <w:rPr>
            <w:lang w:val="en-US"/>
          </w:rPr>
          <w:id w:val="1327253460"/>
          <w:citation/>
        </w:sdtPr>
        <w:sdtEndPr/>
        <w:sdtContent>
          <w:customXmlInsRangeEnd w:id="2659"/>
          <w:ins w:id="2660" w:author="adachi kento" w:date="2018-12-14T02:03:00Z">
            <w:r w:rsidR="00A22EB8">
              <w:rPr>
                <w:lang w:val="en-US"/>
              </w:rPr>
              <w:fldChar w:fldCharType="begin"/>
            </w:r>
            <w:r w:rsidR="00A22EB8">
              <w:rPr>
                <w:lang w:val="en-US"/>
              </w:rPr>
              <w:instrText xml:space="preserve"> CITATION Sha15 \l 1033 </w:instrText>
            </w:r>
          </w:ins>
          <w:r w:rsidR="00A22EB8">
            <w:rPr>
              <w:lang w:val="en-US"/>
            </w:rPr>
            <w:fldChar w:fldCharType="separate"/>
          </w:r>
          <w:ins w:id="2661" w:author="adachi kento" w:date="2018-12-14T02:03:00Z">
            <w:r w:rsidR="00A22EB8">
              <w:rPr>
                <w:noProof/>
                <w:lang w:val="en-US"/>
              </w:rPr>
              <w:t xml:space="preserve"> </w:t>
            </w:r>
            <w:r w:rsidR="00A22EB8" w:rsidRPr="00A22EB8">
              <w:rPr>
                <w:noProof/>
                <w:lang w:val="en-US"/>
                <w:rPrChange w:id="2662" w:author="adachi kento" w:date="2018-12-14T02:03:00Z">
                  <w:rPr/>
                </w:rPrChange>
              </w:rPr>
              <w:t>[3]</w:t>
            </w:r>
            <w:r w:rsidR="00A22EB8">
              <w:rPr>
                <w:lang w:val="en-US"/>
              </w:rPr>
              <w:fldChar w:fldCharType="end"/>
            </w:r>
          </w:ins>
          <w:customXmlInsRangeStart w:id="2663" w:author="adachi kento" w:date="2018-12-14T02:03:00Z"/>
        </w:sdtContent>
      </w:sdt>
      <w:customXmlInsRangeEnd w:id="2663"/>
      <w:ins w:id="2664" w:author="adachi kento" w:date="2018-12-14T02:03:00Z">
        <w:r w:rsidR="00A22EB8">
          <w:rPr>
            <w:lang w:val="en-US"/>
          </w:rPr>
          <w:t xml:space="preserve"> </w:t>
        </w:r>
      </w:ins>
      <w:del w:id="2665" w:author="adachi kento" w:date="2018-12-14T02:03:00Z">
        <w:r w:rsidRPr="00C71C4C" w:rsidDel="00A22EB8">
          <w:rPr>
            <w:lang w:val="en-US"/>
          </w:rPr>
          <w:delText xml:space="preserve"> </w:delText>
        </w:r>
      </w:del>
      <w:r w:rsidRPr="00C71C4C">
        <w:rPr>
          <w:lang w:val="en-US"/>
        </w:rPr>
        <w:t xml:space="preserve">is an improvement of Faster R-CNN model to make the region proposal which is a bottleneck in Faster R-CNN better.  Faster R-CNN integrates small regions having similar </w:t>
      </w:r>
      <w:del w:id="2666" w:author="adachi kento" w:date="2018-12-14T01:47:00Z">
        <w:r w:rsidRPr="00C71C4C" w:rsidDel="002D4BEE">
          <w:rPr>
            <w:lang w:val="en-US"/>
          </w:rPr>
          <w:delText>features, and</w:delText>
        </w:r>
      </w:del>
      <w:ins w:id="2667" w:author="adachi kento" w:date="2018-12-14T01:47:00Z">
        <w:r w:rsidR="002D4BEE" w:rsidRPr="00C71C4C">
          <w:rPr>
            <w:lang w:val="en-US"/>
          </w:rPr>
          <w:t>features and</w:t>
        </w:r>
      </w:ins>
      <w:r w:rsidRPr="00C71C4C">
        <w:rPr>
          <w:lang w:val="en-US"/>
        </w:rPr>
        <w:t xml:space="preserve"> chooses an area where an object is likely to exi</w:t>
      </w:r>
      <w:ins w:id="2668" w:author="adachi kento" w:date="2018-12-14T00:27:00Z">
        <w:r w:rsidR="007C6669">
          <w:rPr>
            <w:lang w:val="en-US"/>
          </w:rPr>
          <w:t>st.</w:t>
        </w:r>
      </w:ins>
      <w:del w:id="2669" w:author="adachi kento" w:date="2018-12-14T00:26:00Z">
        <w:r w:rsidRPr="00C71C4C" w:rsidDel="007C6669">
          <w:rPr>
            <w:lang w:val="en-US"/>
          </w:rPr>
          <w:delText>st.</w:delText>
        </w:r>
      </w:del>
    </w:p>
    <w:p w14:paraId="1123ABE3" w14:textId="1A73AC5A" w:rsidR="007C6669" w:rsidRPr="00C71C4C" w:rsidDel="007C6669" w:rsidRDefault="007C6669">
      <w:pPr>
        <w:pStyle w:val="Para4lines"/>
        <w:spacing w:after="1248"/>
        <w:ind w:firstLine="0"/>
        <w:rPr>
          <w:del w:id="2670" w:author="adachi kento" w:date="2018-12-14T00:26:00Z"/>
          <w:lang w:val="en-US"/>
        </w:rPr>
        <w:pPrChange w:id="2671" w:author="adachi kento" w:date="2018-12-14T00:26:00Z">
          <w:pPr>
            <w:pStyle w:val="Para4lines"/>
            <w:spacing w:after="1248"/>
          </w:pPr>
        </w:pPrChange>
      </w:pPr>
    </w:p>
    <w:p w14:paraId="50EAF40F" w14:textId="77777777" w:rsidR="00886E18" w:rsidRPr="00090A7A" w:rsidDel="007C6669" w:rsidRDefault="00886E18" w:rsidP="00090A7A">
      <w:pPr>
        <w:rPr>
          <w:del w:id="2672" w:author="adachi kento" w:date="2018-12-14T00:26:00Z"/>
          <w:lang w:val="en-US"/>
        </w:rPr>
      </w:pPr>
    </w:p>
    <w:p w14:paraId="60A1C348" w14:textId="77777777" w:rsidR="00996486" w:rsidRDefault="00996486" w:rsidP="00FE57B2"/>
    <w:p w14:paraId="38CD8736" w14:textId="0A201659" w:rsidR="00F1196C" w:rsidDel="007C6669" w:rsidRDefault="00F1196C" w:rsidP="00FE57B2">
      <w:pPr>
        <w:rPr>
          <w:del w:id="2673" w:author="adachi kento" w:date="2018-12-14T00:25:00Z"/>
        </w:rPr>
        <w:sectPr w:rsidR="00F1196C" w:rsidDel="007C6669" w:rsidSect="007C6669">
          <w:pgSz w:w="11907" w:h="16840" w:code="9"/>
          <w:pgMar w:top="1418" w:right="1843" w:bottom="1418" w:left="1843" w:header="709" w:footer="709" w:gutter="0"/>
          <w:cols w:space="708"/>
          <w:docGrid w:linePitch="360"/>
        </w:sectPr>
      </w:pPr>
    </w:p>
    <w:p w14:paraId="3FC8E53B" w14:textId="77777777" w:rsidR="00625877" w:rsidDel="004650A1" w:rsidRDefault="00F464A4" w:rsidP="00625877">
      <w:pPr>
        <w:pStyle w:val="1"/>
        <w:spacing w:after="960"/>
        <w:rPr>
          <w:del w:id="2674" w:author="adachi kento" w:date="2018-12-13T22:18:00Z"/>
        </w:rPr>
      </w:pPr>
      <w:r>
        <w:br/>
      </w:r>
      <w:r>
        <w:br/>
      </w:r>
      <w:r>
        <w:br/>
      </w:r>
      <w:bookmarkStart w:id="2675" w:name="_Toc532516835"/>
      <w:r w:rsidR="00625877">
        <w:t>RESEARCH METHODOLOGY</w:t>
      </w:r>
      <w:bookmarkEnd w:id="2675"/>
    </w:p>
    <w:p w14:paraId="0FA2FCAF" w14:textId="77777777" w:rsidR="00BC6990" w:rsidRDefault="00BC6990">
      <w:pPr>
        <w:pStyle w:val="1"/>
        <w:spacing w:after="960"/>
        <w:rPr>
          <w:ins w:id="2676" w:author="adachi kento" w:date="2018-12-13T17:06:00Z"/>
        </w:rPr>
        <w:pPrChange w:id="2677" w:author="adachi kento" w:date="2018-12-13T22:18:00Z">
          <w:pPr/>
        </w:pPrChange>
      </w:pPr>
      <w:bookmarkStart w:id="2678" w:name="_Toc532516836"/>
      <w:bookmarkEnd w:id="2678"/>
    </w:p>
    <w:p w14:paraId="7AC4766D" w14:textId="77777777" w:rsidR="00FA7100" w:rsidRDefault="00FA7100" w:rsidP="00FA7100">
      <w:pPr>
        <w:pStyle w:val="2"/>
        <w:spacing w:after="480"/>
        <w:rPr>
          <w:ins w:id="2679" w:author="adachi kento" w:date="2018-12-13T17:06:00Z"/>
        </w:rPr>
      </w:pPr>
      <w:bookmarkStart w:id="2680" w:name="_Toc532516837"/>
      <w:ins w:id="2681" w:author="adachi kento" w:date="2018-12-13T17:06:00Z">
        <w:r>
          <w:rPr>
            <w:rFonts w:hint="eastAsia"/>
          </w:rPr>
          <w:t>I</w:t>
        </w:r>
        <w:r>
          <w:t>ntroduction</w:t>
        </w:r>
        <w:bookmarkEnd w:id="2680"/>
      </w:ins>
    </w:p>
    <w:p w14:paraId="585F7C4E" w14:textId="23297A9C" w:rsidR="001376D1" w:rsidRPr="008400E2" w:rsidRDefault="001376D1" w:rsidP="001376D1">
      <w:pPr>
        <w:pStyle w:val="Para4lines"/>
        <w:spacing w:after="1248"/>
        <w:rPr>
          <w:ins w:id="2682" w:author="adachi kento" w:date="2018-12-13T19:35:00Z"/>
          <w:lang w:val="en-US" w:eastAsia="ja-JP"/>
          <w:rPrChange w:id="2683" w:author="adachi kento" w:date="2018-12-13T19:47:00Z">
            <w:rPr>
              <w:ins w:id="2684" w:author="adachi kento" w:date="2018-12-13T19:35:00Z"/>
              <w:lang w:eastAsia="ja-JP"/>
            </w:rPr>
          </w:rPrChange>
        </w:rPr>
      </w:pPr>
      <w:ins w:id="2685" w:author="adachi kento" w:date="2018-12-13T19:35:00Z">
        <w:r w:rsidRPr="00FA5D6D">
          <w:t>In</w:t>
        </w:r>
      </w:ins>
      <w:ins w:id="2686" w:author="adachi kento" w:date="2018-12-13T19:47:00Z">
        <w:r w:rsidR="008400E2">
          <w:rPr>
            <w:lang w:val="en-US"/>
          </w:rPr>
          <w:t xml:space="preserve"> this chapter, </w:t>
        </w:r>
        <w:r w:rsidR="00A97A79">
          <w:rPr>
            <w:lang w:val="en-US"/>
          </w:rPr>
          <w:t xml:space="preserve">There </w:t>
        </w:r>
      </w:ins>
      <w:ins w:id="2687" w:author="adachi kento" w:date="2018-12-14T00:37:00Z">
        <w:r w:rsidR="00201A85">
          <w:rPr>
            <w:lang w:val="en-US"/>
          </w:rPr>
          <w:t>are</w:t>
        </w:r>
      </w:ins>
      <w:ins w:id="2688" w:author="adachi kento" w:date="2018-12-13T19:47:00Z">
        <w:r w:rsidR="00A97A79">
          <w:rPr>
            <w:lang w:val="en-US"/>
          </w:rPr>
          <w:t xml:space="preserve"> </w:t>
        </w:r>
      </w:ins>
      <w:ins w:id="2689" w:author="adachi kento" w:date="2018-12-14T00:37:00Z">
        <w:r w:rsidR="00201A85">
          <w:rPr>
            <w:lang w:val="en-US"/>
          </w:rPr>
          <w:t>d</w:t>
        </w:r>
      </w:ins>
      <w:ins w:id="2690" w:author="adachi kento" w:date="2018-12-14T00:36:00Z">
        <w:r w:rsidR="00201A85" w:rsidRPr="00201A85">
          <w:rPr>
            <w:lang w:val="en-US"/>
          </w:rPr>
          <w:t>escription</w:t>
        </w:r>
      </w:ins>
      <w:ins w:id="2691" w:author="adachi kento" w:date="2018-12-14T00:37:00Z">
        <w:r w:rsidR="00201A85">
          <w:rPr>
            <w:lang w:val="en-US"/>
          </w:rPr>
          <w:t>s of</w:t>
        </w:r>
      </w:ins>
      <w:ins w:id="2692" w:author="adachi kento" w:date="2018-12-14T00:36:00Z">
        <w:r w:rsidR="00201A85" w:rsidRPr="00201A85">
          <w:rPr>
            <w:lang w:val="en-US"/>
          </w:rPr>
          <w:t xml:space="preserve"> </w:t>
        </w:r>
      </w:ins>
      <w:ins w:id="2693" w:author="adachi kento" w:date="2018-12-13T19:47:00Z">
        <w:r w:rsidR="00A97A79">
          <w:rPr>
            <w:lang w:val="en-US"/>
          </w:rPr>
          <w:t>proposed method</w:t>
        </w:r>
      </w:ins>
      <w:ins w:id="2694" w:author="adachi kento" w:date="2018-12-14T00:38:00Z">
        <w:r w:rsidR="0085038F">
          <w:rPr>
            <w:lang w:val="en-US"/>
          </w:rPr>
          <w:t xml:space="preserve"> </w:t>
        </w:r>
        <w:r w:rsidR="001E7E97">
          <w:rPr>
            <w:lang w:val="en-US"/>
          </w:rPr>
          <w:t xml:space="preserve">how </w:t>
        </w:r>
        <w:r w:rsidR="0085038F">
          <w:rPr>
            <w:lang w:val="en-US"/>
          </w:rPr>
          <w:t>to recognize the label on the pole</w:t>
        </w:r>
      </w:ins>
      <w:ins w:id="2695" w:author="adachi kento" w:date="2018-12-14T00:36:00Z">
        <w:r w:rsidR="00201A85">
          <w:rPr>
            <w:lang w:val="en-US"/>
          </w:rPr>
          <w:t>.</w:t>
        </w:r>
      </w:ins>
    </w:p>
    <w:p w14:paraId="28E0A9A1" w14:textId="7E6903AE" w:rsidR="00C71C4C" w:rsidRPr="00FA5D6D" w:rsidRDefault="00C71C4C" w:rsidP="00FA5D6D">
      <w:pPr>
        <w:pStyle w:val="2"/>
        <w:spacing w:after="480"/>
      </w:pPr>
      <w:bookmarkStart w:id="2696" w:name="_Toc532516838"/>
      <w:r w:rsidRPr="00FA5D6D">
        <w:t>Overview</w:t>
      </w:r>
      <w:ins w:id="2697" w:author="adachi kento" w:date="2018-12-13T17:09:00Z">
        <w:r w:rsidR="00843669" w:rsidRPr="00FA5D6D">
          <w:t xml:space="preserve"> of the </w:t>
        </w:r>
      </w:ins>
      <w:ins w:id="2698" w:author="adachi kento" w:date="2018-12-13T18:16:00Z">
        <w:r w:rsidR="00DE152E">
          <w:t>S</w:t>
        </w:r>
      </w:ins>
      <w:ins w:id="2699" w:author="adachi kento" w:date="2018-12-13T17:09:00Z">
        <w:r w:rsidR="00843669" w:rsidRPr="00FA5D6D">
          <w:t>ystem – Flow Chart</w:t>
        </w:r>
      </w:ins>
      <w:bookmarkEnd w:id="2696"/>
    </w:p>
    <w:p w14:paraId="4DD85549" w14:textId="59C5DCB3" w:rsidR="00C71C4C" w:rsidRDefault="00C71C4C">
      <w:pPr>
        <w:pStyle w:val="Para2lines"/>
        <w:spacing w:after="480"/>
        <w:rPr>
          <w:ins w:id="2700" w:author="adachi kento" w:date="2018-12-13T23:23:00Z"/>
          <w:lang w:val="en-US"/>
        </w:rPr>
        <w:pPrChange w:id="2701" w:author="adachi kento" w:date="2018-12-13T23:24:00Z">
          <w:pPr>
            <w:pStyle w:val="Para4lines"/>
            <w:spacing w:after="1248"/>
          </w:pPr>
        </w:pPrChange>
      </w:pPr>
      <w:r w:rsidRPr="00C71C4C">
        <w:rPr>
          <w:lang w:val="en-US"/>
        </w:rPr>
        <w:t>The overview is shown in Figure below. Our proposed method can be divided into three processes.  A process of extracting a label from a photograph, a process of image processing on the cut of image, and a process of zing the output.</w:t>
      </w:r>
    </w:p>
    <w:p w14:paraId="54F7EC1D" w14:textId="77777777" w:rsidR="000303FE" w:rsidRDefault="000303FE" w:rsidP="000303FE">
      <w:pPr>
        <w:pStyle w:val="FigureCentre"/>
        <w:rPr>
          <w:ins w:id="2702" w:author="adachi kento" w:date="2018-12-13T23:24:00Z"/>
        </w:rPr>
      </w:pPr>
      <w:ins w:id="2703" w:author="adachi kento" w:date="2018-12-13T23:23:00Z">
        <w:r>
          <w:rPr>
            <w:rFonts w:hint="eastAsia"/>
            <w:lang w:eastAsia="ja-JP"/>
          </w:rPr>
          <w:drawing>
            <wp:inline distT="0" distB="0" distL="0" distR="0" wp14:anchorId="3C58681A" wp14:editId="5A966E07">
              <wp:extent cx="1906509" cy="30650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4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6509" cy="3065079"/>
                      </a:xfrm>
                      <a:prstGeom prst="rect">
                        <a:avLst/>
                      </a:prstGeom>
                    </pic:spPr>
                  </pic:pic>
                </a:graphicData>
              </a:graphic>
            </wp:inline>
          </w:drawing>
        </w:r>
      </w:ins>
    </w:p>
    <w:p w14:paraId="16B09FFD" w14:textId="70E4CC6E" w:rsidR="000303FE" w:rsidRDefault="000303FE" w:rsidP="000303FE">
      <w:pPr>
        <w:pStyle w:val="CaptionforFigure"/>
        <w:spacing w:before="240"/>
        <w:rPr>
          <w:ins w:id="2704" w:author="adachi kento" w:date="2018-12-14T00:38:00Z"/>
        </w:rPr>
      </w:pPr>
      <w:bookmarkStart w:id="2705" w:name="_Toc532516589"/>
      <w:ins w:id="2706" w:author="adachi kento" w:date="2018-12-13T23:24:00Z">
        <w:r>
          <w:t xml:space="preserve">Figure </w:t>
        </w:r>
        <w:r>
          <w:fldChar w:fldCharType="begin"/>
        </w:r>
        <w:r>
          <w:instrText xml:space="preserve"> SEQ Figure \* ARABIC </w:instrText>
        </w:r>
      </w:ins>
      <w:r>
        <w:fldChar w:fldCharType="separate"/>
      </w:r>
      <w:ins w:id="2707" w:author="adachi kento" w:date="2018-12-14T00:40:00Z">
        <w:r w:rsidR="003173BE">
          <w:rPr>
            <w:noProof/>
          </w:rPr>
          <w:t>3</w:t>
        </w:r>
      </w:ins>
      <w:ins w:id="2708" w:author="adachi kento" w:date="2018-12-13T23:24:00Z">
        <w:r>
          <w:fldChar w:fldCharType="end"/>
        </w:r>
      </w:ins>
      <w:ins w:id="2709" w:author="adachi kento" w:date="2018-12-13T23:25:00Z">
        <w:r w:rsidR="00157E7A">
          <w:t xml:space="preserve"> Flow chart of the proposed </w:t>
        </w:r>
      </w:ins>
      <w:ins w:id="2710" w:author="adachi kento" w:date="2018-12-14T00:40:00Z">
        <w:r w:rsidR="003173BE">
          <w:t>method</w:t>
        </w:r>
      </w:ins>
      <w:bookmarkEnd w:id="2705"/>
      <w:ins w:id="2711" w:author="adachi kento" w:date="2018-12-13T23:24:00Z">
        <w:r>
          <w:t xml:space="preserve"> </w:t>
        </w:r>
      </w:ins>
    </w:p>
    <w:p w14:paraId="189C82AA" w14:textId="77777777" w:rsidR="003173BE" w:rsidRDefault="003173BE">
      <w:pPr>
        <w:pStyle w:val="CaptionforFigure"/>
        <w:keepNext/>
        <w:spacing w:before="240"/>
        <w:rPr>
          <w:ins w:id="2712" w:author="adachi kento" w:date="2018-12-14T00:40:00Z"/>
        </w:rPr>
        <w:pPrChange w:id="2713" w:author="adachi kento" w:date="2018-12-14T00:40:00Z">
          <w:pPr>
            <w:pStyle w:val="CaptionforFigure"/>
            <w:spacing w:before="240"/>
          </w:pPr>
        </w:pPrChange>
      </w:pPr>
      <w:ins w:id="2714" w:author="adachi kento" w:date="2018-12-14T00:39:00Z">
        <w:r>
          <w:rPr>
            <w:rFonts w:hint="eastAsia"/>
            <w:noProof/>
            <w:lang w:eastAsia="ja-JP"/>
          </w:rPr>
          <w:lastRenderedPageBreak/>
          <w:drawing>
            <wp:inline distT="0" distB="0" distL="0" distR="0" wp14:anchorId="012992BA" wp14:editId="5F333931">
              <wp:extent cx="3493213" cy="3003288"/>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01199" cy="3010154"/>
                      </a:xfrm>
                      <a:prstGeom prst="rect">
                        <a:avLst/>
                      </a:prstGeom>
                    </pic:spPr>
                  </pic:pic>
                </a:graphicData>
              </a:graphic>
            </wp:inline>
          </w:drawing>
        </w:r>
      </w:ins>
    </w:p>
    <w:p w14:paraId="74CFCB45" w14:textId="69D995CB" w:rsidR="003173BE" w:rsidRDefault="003173BE">
      <w:pPr>
        <w:pStyle w:val="FigureCentre"/>
        <w:rPr>
          <w:ins w:id="2715" w:author="adachi kento" w:date="2018-12-14T00:39:00Z"/>
          <w:lang w:eastAsia="ja-JP"/>
        </w:rPr>
        <w:pPrChange w:id="2716" w:author="adachi kento" w:date="2018-12-14T00:40:00Z">
          <w:pPr>
            <w:pStyle w:val="CaptionforFigure"/>
            <w:spacing w:before="240"/>
          </w:pPr>
        </w:pPrChange>
      </w:pPr>
      <w:bookmarkStart w:id="2717" w:name="_Toc532516590"/>
      <w:ins w:id="2718" w:author="adachi kento" w:date="2018-12-14T00:40:00Z">
        <w:r>
          <w:t xml:space="preserve">Figure </w:t>
        </w:r>
        <w:r>
          <w:fldChar w:fldCharType="begin"/>
        </w:r>
        <w:r>
          <w:instrText xml:space="preserve"> SEQ Figure \* ARABIC </w:instrText>
        </w:r>
      </w:ins>
      <w:r>
        <w:fldChar w:fldCharType="separate"/>
      </w:r>
      <w:ins w:id="2719" w:author="adachi kento" w:date="2018-12-14T00:40:00Z">
        <w:r>
          <w:t>4</w:t>
        </w:r>
        <w:r>
          <w:fldChar w:fldCharType="end"/>
        </w:r>
        <w:r>
          <w:t xml:space="preserve"> Overview image of proposed method</w:t>
        </w:r>
      </w:ins>
      <w:bookmarkEnd w:id="2717"/>
    </w:p>
    <w:p w14:paraId="30C2BC3E" w14:textId="77777777" w:rsidR="003173BE" w:rsidRDefault="003173BE">
      <w:pPr>
        <w:pStyle w:val="CaptionforFigure"/>
        <w:spacing w:before="240"/>
        <w:rPr>
          <w:ins w:id="2720" w:author="adachi kento" w:date="2018-12-13T23:23:00Z"/>
          <w:lang w:eastAsia="ja-JP"/>
        </w:rPr>
        <w:pPrChange w:id="2721" w:author="adachi kento" w:date="2018-12-13T23:24:00Z">
          <w:pPr>
            <w:pStyle w:val="FigureCentre"/>
          </w:pPr>
        </w:pPrChange>
      </w:pPr>
    </w:p>
    <w:p w14:paraId="0140EB84" w14:textId="77777777" w:rsidR="000303FE" w:rsidRDefault="000303FE">
      <w:pPr>
        <w:rPr>
          <w:ins w:id="2722" w:author="adachi kento" w:date="2018-12-13T17:07:00Z"/>
          <w:lang w:eastAsia="ja-JP"/>
        </w:rPr>
        <w:pPrChange w:id="2723" w:author="adachi kento" w:date="2018-12-13T23:23:00Z">
          <w:pPr>
            <w:pStyle w:val="Para4lines"/>
            <w:spacing w:after="1248"/>
          </w:pPr>
        </w:pPrChange>
      </w:pPr>
    </w:p>
    <w:p w14:paraId="7F4CBC83" w14:textId="77777777" w:rsidR="001622FD" w:rsidRDefault="001622FD" w:rsidP="001622FD">
      <w:pPr>
        <w:pStyle w:val="2"/>
        <w:spacing w:after="480"/>
        <w:rPr>
          <w:ins w:id="2724" w:author="adachi kento" w:date="2018-12-13T17:07:00Z"/>
        </w:rPr>
      </w:pPr>
      <w:bookmarkStart w:id="2725" w:name="_Toc532516839"/>
      <w:ins w:id="2726" w:author="adachi kento" w:date="2018-12-13T17:07:00Z">
        <w:r>
          <w:rPr>
            <w:rFonts w:hint="eastAsia"/>
          </w:rPr>
          <w:t>H</w:t>
        </w:r>
        <w:r>
          <w:t>ardware</w:t>
        </w:r>
        <w:bookmarkEnd w:id="2725"/>
      </w:ins>
    </w:p>
    <w:p w14:paraId="3DE8FC7B" w14:textId="77777777" w:rsidR="001622FD" w:rsidRDefault="001622FD" w:rsidP="001622FD">
      <w:pPr>
        <w:pStyle w:val="Para4lines"/>
        <w:spacing w:after="1248"/>
        <w:rPr>
          <w:ins w:id="2727" w:author="adachi kento" w:date="2018-12-13T17:10:00Z"/>
        </w:rPr>
      </w:pPr>
      <w:ins w:id="2728" w:author="adachi kento" w:date="2018-12-13T17:07:00Z">
        <w:r>
          <w:rPr>
            <w:rFonts w:hint="eastAsia"/>
            <w:lang w:val="en-US"/>
          </w:rPr>
          <w:t>W</w:t>
        </w:r>
        <w:r>
          <w:rPr>
            <w:lang w:val="en-US"/>
          </w:rPr>
          <w:t>e use Jetson Xavier</w:t>
        </w:r>
      </w:ins>
      <w:ins w:id="2729" w:author="adachi kento" w:date="2018-12-13T17:08:00Z">
        <w:r>
          <w:rPr>
            <w:lang w:val="en-US"/>
          </w:rPr>
          <w:t xml:space="preserve"> as hardware.  </w:t>
        </w:r>
        <w:r w:rsidRPr="008A4E77">
          <w:t>The Jetson series is an AI computer board that can be mounted on relatively small mobile devices such as robots, drone, security cameras developed by Nvidia.</w:t>
        </w:r>
        <w:r>
          <w:t xml:space="preserve">  </w:t>
        </w:r>
        <w:r w:rsidRPr="00B60D73">
          <w:t>The latest model "Jetson Xavier" has the 512 core Volta Tensor GPU and theoretically gained 20 times the performance of the conventional</w:t>
        </w:r>
        <w:r>
          <w:t xml:space="preserve"> model</w:t>
        </w:r>
        <w:r w:rsidRPr="00B60D73">
          <w:t xml:space="preserve"> TX 2.</w:t>
        </w:r>
      </w:ins>
    </w:p>
    <w:p w14:paraId="2E2ABD25" w14:textId="3F0B0692" w:rsidR="002E4F8B" w:rsidRDefault="002E4F8B" w:rsidP="002E4F8B">
      <w:pPr>
        <w:pStyle w:val="2"/>
        <w:spacing w:after="480"/>
        <w:rPr>
          <w:ins w:id="2730" w:author="adachi kento" w:date="2018-12-13T19:52:00Z"/>
        </w:rPr>
      </w:pPr>
      <w:bookmarkStart w:id="2731" w:name="_Toc532516840"/>
      <w:ins w:id="2732" w:author="adachi kento" w:date="2018-12-13T17:10:00Z">
        <w:r>
          <w:rPr>
            <w:rFonts w:hint="eastAsia"/>
          </w:rPr>
          <w:t>S</w:t>
        </w:r>
        <w:r>
          <w:t>oftware Development</w:t>
        </w:r>
      </w:ins>
      <w:bookmarkEnd w:id="2731"/>
    </w:p>
    <w:p w14:paraId="2507E582" w14:textId="26A611CB" w:rsidR="00A97A79" w:rsidRPr="004650A1" w:rsidRDefault="00A97A79">
      <w:pPr>
        <w:pStyle w:val="Para4lines"/>
        <w:spacing w:after="1248"/>
        <w:rPr>
          <w:ins w:id="2733" w:author="adachi kento" w:date="2018-12-13T17:10:00Z"/>
        </w:rPr>
        <w:pPrChange w:id="2734" w:author="adachi kento" w:date="2018-12-13T19:53:00Z">
          <w:pPr>
            <w:pStyle w:val="2"/>
            <w:spacing w:after="480"/>
          </w:pPr>
        </w:pPrChange>
      </w:pPr>
      <w:ins w:id="2735" w:author="adachi kento" w:date="2018-12-13T19:53:00Z">
        <w:r>
          <w:rPr>
            <w:rFonts w:hint="eastAsia"/>
            <w:lang w:val="en-US"/>
          </w:rPr>
          <w:t>T</w:t>
        </w:r>
        <w:r>
          <w:rPr>
            <w:lang w:val="en-US"/>
          </w:rPr>
          <w:t xml:space="preserve">here are three steps to detect pole and </w:t>
        </w:r>
      </w:ins>
      <w:ins w:id="2736" w:author="adachi kento" w:date="2018-12-13T19:54:00Z">
        <w:r>
          <w:rPr>
            <w:lang w:val="en-US"/>
          </w:rPr>
          <w:t>recognize the text</w:t>
        </w:r>
      </w:ins>
      <w:ins w:id="2737" w:author="adachi kento" w:date="2018-12-13T19:53:00Z">
        <w:r>
          <w:rPr>
            <w:lang w:val="en-US"/>
          </w:rPr>
          <w:t xml:space="preserve"> of it.</w:t>
        </w:r>
      </w:ins>
    </w:p>
    <w:p w14:paraId="27CDF50E" w14:textId="1EA13845" w:rsidR="00A97A79" w:rsidRDefault="00A97A79">
      <w:pPr>
        <w:pStyle w:val="3"/>
        <w:spacing w:after="480"/>
        <w:rPr>
          <w:ins w:id="2738" w:author="adachi kento" w:date="2018-12-13T19:52:00Z"/>
        </w:rPr>
        <w:pPrChange w:id="2739" w:author="adachi kento" w:date="2018-12-13T19:52:00Z">
          <w:pPr>
            <w:pStyle w:val="2"/>
            <w:spacing w:after="480"/>
          </w:pPr>
        </w:pPrChange>
      </w:pPr>
      <w:bookmarkStart w:id="2740" w:name="_Toc532516841"/>
      <w:ins w:id="2741" w:author="adachi kento" w:date="2018-12-13T19:52:00Z">
        <w:r w:rsidRPr="00C71C4C">
          <w:lastRenderedPageBreak/>
          <w:t xml:space="preserve">Find </w:t>
        </w:r>
        <w:r>
          <w:t>L</w:t>
        </w:r>
        <w:r w:rsidRPr="00C71C4C">
          <w:t xml:space="preserve">abel </w:t>
        </w:r>
      </w:ins>
      <w:ins w:id="2742" w:author="adachi kento" w:date="2018-12-14T01:42:00Z">
        <w:r w:rsidR="002D4BEE">
          <w:t>from</w:t>
        </w:r>
      </w:ins>
      <w:ins w:id="2743" w:author="adachi kento" w:date="2018-12-13T19:52:00Z">
        <w:r w:rsidRPr="00C71C4C">
          <w:t xml:space="preserve"> </w:t>
        </w:r>
        <w:r>
          <w:t>P</w:t>
        </w:r>
        <w:r w:rsidRPr="00C71C4C">
          <w:t>icture</w:t>
        </w:r>
        <w:bookmarkEnd w:id="2740"/>
      </w:ins>
    </w:p>
    <w:p w14:paraId="233EF0DB" w14:textId="77777777" w:rsidR="00A97A79" w:rsidRDefault="00A97A79" w:rsidP="00A97A79">
      <w:pPr>
        <w:pStyle w:val="Para4lines"/>
        <w:spacing w:after="1248"/>
        <w:rPr>
          <w:ins w:id="2744" w:author="adachi kento" w:date="2018-12-13T19:52:00Z"/>
          <w:lang w:val="en-US"/>
        </w:rPr>
      </w:pPr>
      <w:ins w:id="2745" w:author="adachi kento" w:date="2018-12-13T19:52:00Z">
        <w:r w:rsidRPr="00C71C4C">
          <w:rPr>
            <w:lang w:val="en-US"/>
          </w:rPr>
          <w:t xml:space="preserve">Before recognizing characters, we extract the label region including character strings to be recognized from the photograph. By doing this, it is possible to suppress the detection of metabolism of characters and to reduce the calculation amount.  To detect the label area, use YOLO as before.  First of all, we </w:t>
        </w:r>
        <w:r>
          <w:rPr>
            <w:lang w:val="en-US"/>
          </w:rPr>
          <w:t xml:space="preserve">label </w:t>
        </w:r>
        <w:r w:rsidRPr="00C71C4C">
          <w:rPr>
            <w:lang w:val="en-US"/>
          </w:rPr>
          <w:t>on a plain picture.  Labeling is to give additional information such as classes and their coordinates included in images to original data, and machine learning learns based on this annotation data. For training data, we use photographs of streetlight poles shot from in-vehicle camera.  The structure of YOLO's annotation data is simple and is expressed as {height of width object of center y coordinate object of center x coordinate object of category number object}.  Since it is hard to edit the file directly, it is possible to visually perform the work by using the input support tool for labeling for labeling.  We manually labeled a large number of photographs.</w:t>
        </w:r>
      </w:ins>
    </w:p>
    <w:p w14:paraId="40AACD93" w14:textId="77777777" w:rsidR="00A97A79" w:rsidRDefault="00A97A79">
      <w:pPr>
        <w:pStyle w:val="3"/>
        <w:spacing w:after="480"/>
        <w:rPr>
          <w:ins w:id="2746" w:author="adachi kento" w:date="2018-12-13T19:52:00Z"/>
        </w:rPr>
        <w:pPrChange w:id="2747" w:author="adachi kento" w:date="2018-12-13T19:52:00Z">
          <w:pPr>
            <w:pStyle w:val="2"/>
            <w:spacing w:after="480"/>
          </w:pPr>
        </w:pPrChange>
      </w:pPr>
      <w:bookmarkStart w:id="2748" w:name="_Toc532516842"/>
      <w:ins w:id="2749" w:author="adachi kento" w:date="2018-12-13T19:52:00Z">
        <w:r>
          <w:rPr>
            <w:rFonts w:hint="eastAsia"/>
          </w:rPr>
          <w:t>I</w:t>
        </w:r>
        <w:r>
          <w:t>mage Processing</w:t>
        </w:r>
        <w:bookmarkEnd w:id="2748"/>
      </w:ins>
    </w:p>
    <w:p w14:paraId="754FCD18" w14:textId="4A1DA342" w:rsidR="00A97A79" w:rsidRPr="00C71C4C" w:rsidRDefault="00A97A79">
      <w:pPr>
        <w:pStyle w:val="Para4lines"/>
        <w:spacing w:afterLines="400" w:after="960"/>
        <w:rPr>
          <w:ins w:id="2750" w:author="adachi kento" w:date="2018-12-13T19:52:00Z"/>
          <w:lang w:val="en-US"/>
        </w:rPr>
        <w:pPrChange w:id="2751" w:author="adachi kento" w:date="2018-12-14T00:29:00Z">
          <w:pPr>
            <w:pStyle w:val="ParagraphItemize"/>
            <w:numPr>
              <w:numId w:val="50"/>
            </w:numPr>
            <w:ind w:left="400" w:hanging="400"/>
          </w:pPr>
        </w:pPrChange>
      </w:pPr>
      <w:ins w:id="2752" w:author="adachi kento" w:date="2018-12-13T19:52:00Z">
        <w:r w:rsidRPr="00C71C4C">
          <w:rPr>
            <w:lang w:val="en-US"/>
          </w:rPr>
          <w:t xml:space="preserve">Ordinary, image recognition technology is designed for a flatten image. If distorted images are used for recognition, high accuracy </w:t>
        </w:r>
      </w:ins>
      <w:ins w:id="2753" w:author="adachi kento" w:date="2018-12-14T01:42:00Z">
        <w:r w:rsidR="002D4BEE" w:rsidRPr="00C71C4C">
          <w:rPr>
            <w:lang w:val="en-US"/>
          </w:rPr>
          <w:t>cannot</w:t>
        </w:r>
      </w:ins>
      <w:ins w:id="2754" w:author="adachi kento" w:date="2018-12-13T19:52:00Z">
        <w:r w:rsidRPr="00C71C4C">
          <w:rPr>
            <w:lang w:val="en-US"/>
          </w:rPr>
          <w:t xml:space="preserve"> be obtained. Therefore, it is necessary to transform label to a flat surface.  To transform a curved surface image into a plane, use the following method.</w:t>
        </w:r>
      </w:ins>
    </w:p>
    <w:p w14:paraId="117BF740" w14:textId="3A4CBC92" w:rsidR="00A97A79" w:rsidRPr="00264110" w:rsidRDefault="00264110">
      <w:pPr>
        <w:pStyle w:val="ParagraphItemize"/>
        <w:numPr>
          <w:ilvl w:val="0"/>
          <w:numId w:val="52"/>
        </w:numPr>
        <w:rPr>
          <w:ins w:id="2755" w:author="adachi kento" w:date="2018-12-14T00:30:00Z"/>
          <w:rPrChange w:id="2756" w:author="adachi kento" w:date="2018-12-14T00:30:00Z">
            <w:rPr>
              <w:ins w:id="2757" w:author="adachi kento" w:date="2018-12-14T00:30:00Z"/>
              <w:lang w:val="en-US"/>
            </w:rPr>
          </w:rPrChange>
        </w:rPr>
        <w:pPrChange w:id="2758" w:author="adachi kento" w:date="2018-12-14T00:30:00Z">
          <w:pPr>
            <w:pStyle w:val="ParagraphItemize"/>
            <w:numPr>
              <w:numId w:val="50"/>
            </w:numPr>
            <w:ind w:left="400" w:hanging="400"/>
          </w:pPr>
        </w:pPrChange>
      </w:pPr>
      <w:ins w:id="2759" w:author="adachi kento" w:date="2018-12-14T00:29:00Z">
        <w:r w:rsidRPr="00264110">
          <w:rPr>
            <w:rPrChange w:id="2760" w:author="adachi kento" w:date="2018-12-14T00:30:00Z">
              <w:rPr>
                <w:lang w:val="en-US"/>
              </w:rPr>
            </w:rPrChange>
          </w:rPr>
          <w:t xml:space="preserve">First get </w:t>
        </w:r>
      </w:ins>
      <w:ins w:id="2761" w:author="adachi kento" w:date="2018-12-13T19:52:00Z">
        <w:r w:rsidR="00A97A79" w:rsidRPr="00264110">
          <w:rPr>
            <w:rPrChange w:id="2762" w:author="adachi kento" w:date="2018-12-14T00:30:00Z">
              <w:rPr>
                <w:lang w:val="en-US"/>
              </w:rPr>
            </w:rPrChange>
          </w:rPr>
          <w:t xml:space="preserve">the center of x-coordinate of detected pole. </w:t>
        </w:r>
      </w:ins>
    </w:p>
    <w:p w14:paraId="2CEB0A54" w14:textId="382E5316" w:rsidR="00264110" w:rsidRPr="00264110" w:rsidRDefault="00AD7236">
      <w:pPr>
        <w:pStyle w:val="ParagraphItemize"/>
        <w:numPr>
          <w:ilvl w:val="0"/>
          <w:numId w:val="52"/>
        </w:numPr>
        <w:rPr>
          <w:ins w:id="2763" w:author="adachi kento" w:date="2018-12-13T19:52:00Z"/>
          <w:rPrChange w:id="2764" w:author="adachi kento" w:date="2018-12-14T00:30:00Z">
            <w:rPr>
              <w:ins w:id="2765" w:author="adachi kento" w:date="2018-12-13T19:52:00Z"/>
              <w:lang w:val="en-US" w:eastAsia="ja-JP"/>
            </w:rPr>
          </w:rPrChange>
        </w:rPr>
        <w:pPrChange w:id="2766" w:author="adachi kento" w:date="2018-12-14T00:30:00Z">
          <w:pPr>
            <w:pStyle w:val="ParagraphItemize"/>
            <w:numPr>
              <w:numId w:val="50"/>
            </w:numPr>
            <w:ind w:left="400" w:hanging="400"/>
          </w:pPr>
        </w:pPrChange>
      </w:pPr>
      <w:ins w:id="2767" w:author="adachi kento" w:date="2018-12-14T00:32:00Z">
        <w:r w:rsidRPr="00AD7236">
          <w:t>Calculate the normal map of the pole</w:t>
        </w:r>
        <w:r>
          <w:t>.</w:t>
        </w:r>
      </w:ins>
    </w:p>
    <w:p w14:paraId="5BC90A85" w14:textId="2320832A" w:rsidR="00A97A79" w:rsidRDefault="00AD7236">
      <w:pPr>
        <w:pStyle w:val="ParagraphItemize"/>
        <w:numPr>
          <w:ilvl w:val="0"/>
          <w:numId w:val="52"/>
        </w:numPr>
        <w:rPr>
          <w:ins w:id="2768" w:author="adachi kento" w:date="2018-12-13T19:52:00Z"/>
          <w:lang w:val="en-US"/>
        </w:rPr>
        <w:pPrChange w:id="2769" w:author="adachi kento" w:date="2018-12-14T00:30:00Z">
          <w:pPr>
            <w:pStyle w:val="ParagraphItemize"/>
            <w:numPr>
              <w:numId w:val="50"/>
            </w:numPr>
            <w:ind w:left="400" w:hanging="400"/>
          </w:pPr>
        </w:pPrChange>
      </w:pPr>
      <w:ins w:id="2770" w:author="adachi kento" w:date="2018-12-14T00:33:00Z">
        <w:r w:rsidRPr="00AD7236">
          <w:rPr>
            <w:lang w:val="en-US"/>
          </w:rPr>
          <w:t xml:space="preserve">Deform the image based on the </w:t>
        </w:r>
        <w:r w:rsidR="00757224">
          <w:rPr>
            <w:lang w:val="en-US"/>
          </w:rPr>
          <w:t xml:space="preserve">given </w:t>
        </w:r>
        <w:r w:rsidRPr="00AD7236">
          <w:rPr>
            <w:lang w:val="en-US"/>
          </w:rPr>
          <w:t>normal map</w:t>
        </w:r>
        <w:r>
          <w:rPr>
            <w:lang w:val="en-US"/>
          </w:rPr>
          <w:t>.</w:t>
        </w:r>
      </w:ins>
    </w:p>
    <w:p w14:paraId="4AA579F7" w14:textId="77777777" w:rsidR="00A97A79" w:rsidRDefault="00A97A79" w:rsidP="00A97A79">
      <w:pPr>
        <w:pStyle w:val="Para4lines"/>
        <w:spacing w:after="1248"/>
        <w:rPr>
          <w:ins w:id="2771" w:author="adachi kento" w:date="2018-12-13T19:52:00Z"/>
          <w:lang w:val="en-US" w:eastAsia="ja-JP"/>
        </w:rPr>
      </w:pPr>
      <w:ins w:id="2772" w:author="adachi kento" w:date="2018-12-13T19:52:00Z">
        <w:r w:rsidRPr="00005288">
          <w:rPr>
            <w:lang w:val="en-US"/>
          </w:rPr>
          <w:t>This transformation reduces the distortion in the lateral direction, and recognition can be performed with higher accuracy.</w:t>
        </w:r>
      </w:ins>
    </w:p>
    <w:p w14:paraId="4944D6EA" w14:textId="675B6418" w:rsidR="00A97A79" w:rsidRDefault="004712DD">
      <w:pPr>
        <w:pStyle w:val="3"/>
        <w:spacing w:after="480"/>
        <w:rPr>
          <w:ins w:id="2773" w:author="adachi kento" w:date="2018-12-13T19:52:00Z"/>
        </w:rPr>
        <w:pPrChange w:id="2774" w:author="adachi kento" w:date="2018-12-13T19:52:00Z">
          <w:pPr>
            <w:pStyle w:val="2"/>
            <w:spacing w:after="480"/>
          </w:pPr>
        </w:pPrChange>
      </w:pPr>
      <w:bookmarkStart w:id="2775" w:name="_Toc532516843"/>
      <w:ins w:id="2776" w:author="adachi kento" w:date="2018-12-13T23:11:00Z">
        <w:r>
          <w:lastRenderedPageBreak/>
          <w:t>Text</w:t>
        </w:r>
      </w:ins>
      <w:ins w:id="2777" w:author="adachi kento" w:date="2018-12-13T19:52:00Z">
        <w:r w:rsidR="00A97A79" w:rsidRPr="00C71C4C">
          <w:t xml:space="preserve"> </w:t>
        </w:r>
        <w:r w:rsidR="00A97A79">
          <w:t>R</w:t>
        </w:r>
        <w:r w:rsidR="00A97A79" w:rsidRPr="00C71C4C">
          <w:t>ecognition</w:t>
        </w:r>
        <w:bookmarkEnd w:id="2775"/>
      </w:ins>
    </w:p>
    <w:p w14:paraId="4FE31CB7" w14:textId="46261E9F" w:rsidR="000303FE" w:rsidRPr="000303FE" w:rsidRDefault="00A97A79" w:rsidP="000303FE">
      <w:pPr>
        <w:pStyle w:val="Para4lines"/>
        <w:spacing w:after="1248"/>
        <w:rPr>
          <w:ins w:id="2778" w:author="adachi kento" w:date="2018-12-13T17:10:00Z"/>
          <w:lang w:val="en-US"/>
          <w:rPrChange w:id="2779" w:author="adachi kento" w:date="2018-12-13T23:22:00Z">
            <w:rPr>
              <w:ins w:id="2780" w:author="adachi kento" w:date="2018-12-13T17:10:00Z"/>
            </w:rPr>
          </w:rPrChange>
        </w:rPr>
      </w:pPr>
      <w:ins w:id="2781" w:author="adachi kento" w:date="2018-12-13T19:52:00Z">
        <w:r w:rsidRPr="00C71C4C">
          <w:rPr>
            <w:lang w:val="en-US"/>
          </w:rPr>
          <w:t>Recognize characters from flatten image. The recognition process is shown below.  We perform object detection of 52 classes of alphabet a - z A - Z using YOLO.  For training, use padded font data by placing noise on the image or deforming it.</w:t>
        </w:r>
      </w:ins>
    </w:p>
    <w:p w14:paraId="7C854A32" w14:textId="1915691A" w:rsidR="002E4F8B" w:rsidRDefault="002E4F8B" w:rsidP="002E4F8B">
      <w:pPr>
        <w:pStyle w:val="2"/>
        <w:spacing w:after="480"/>
        <w:rPr>
          <w:ins w:id="2782" w:author="adachi kento" w:date="2018-12-13T17:11:00Z"/>
        </w:rPr>
      </w:pPr>
      <w:bookmarkStart w:id="2783" w:name="_Toc532516844"/>
      <w:ins w:id="2784" w:author="adachi kento" w:date="2018-12-13T17:10:00Z">
        <w:r>
          <w:rPr>
            <w:rFonts w:hint="eastAsia"/>
          </w:rPr>
          <w:t>D</w:t>
        </w:r>
        <w:r>
          <w:t>a</w:t>
        </w:r>
      </w:ins>
      <w:ins w:id="2785" w:author="adachi kento" w:date="2018-12-13T17:11:00Z">
        <w:r>
          <w:t xml:space="preserve">ta </w:t>
        </w:r>
      </w:ins>
      <w:ins w:id="2786" w:author="adachi kento" w:date="2018-12-13T18:16:00Z">
        <w:r w:rsidR="002E104D">
          <w:t>L</w:t>
        </w:r>
      </w:ins>
      <w:ins w:id="2787" w:author="adachi kento" w:date="2018-12-13T17:11:00Z">
        <w:r>
          <w:t>abeling</w:t>
        </w:r>
        <w:bookmarkEnd w:id="2783"/>
      </w:ins>
    </w:p>
    <w:p w14:paraId="207C52F5" w14:textId="584B541A" w:rsidR="002E4F8B" w:rsidRDefault="00367347" w:rsidP="00367347">
      <w:pPr>
        <w:pStyle w:val="Para4lines"/>
        <w:spacing w:after="1248"/>
        <w:rPr>
          <w:ins w:id="2788" w:author="adachi kento" w:date="2018-12-13T19:50:00Z"/>
        </w:rPr>
      </w:pPr>
      <w:ins w:id="2789" w:author="adachi kento" w:date="2018-12-13T17:12:00Z">
        <w:r w:rsidRPr="00367347">
          <w:t>An image is necessary for the neural network to train. In our proposed method, in order to recognize the street</w:t>
        </w:r>
      </w:ins>
      <w:ins w:id="2790" w:author="adachi kento" w:date="2018-12-13T22:39:00Z">
        <w:r w:rsidR="000D4D74">
          <w:t xml:space="preserve">lights </w:t>
        </w:r>
      </w:ins>
      <w:ins w:id="2791" w:author="adachi kento" w:date="2018-12-13T17:12:00Z">
        <w:r w:rsidRPr="00367347">
          <w:t xml:space="preserve">and its label area, 1000 images of the streetlight taken from the in-vehicle camera were prepared and each image was manually </w:t>
        </w:r>
      </w:ins>
      <w:ins w:id="2792" w:author="adachi kento" w:date="2018-12-13T22:39:00Z">
        <w:r w:rsidR="00413193" w:rsidRPr="00367347">
          <w:t>labelled</w:t>
        </w:r>
      </w:ins>
      <w:ins w:id="2793" w:author="adachi kento" w:date="2018-12-13T17:12:00Z">
        <w:r w:rsidRPr="00367347">
          <w:t>.</w:t>
        </w:r>
        <w:r w:rsidRPr="00F305C3">
          <w:t xml:space="preserve">  We used the labelling tool “labelimg” corresponding to format YOLO.</w:t>
        </w:r>
      </w:ins>
      <w:moveToRangeStart w:id="2794" w:author="adachi kento" w:date="2018-12-13T22:36:00Z" w:name="move532503917"/>
      <w:moveTo w:id="2795" w:author="adachi kento" w:date="2018-12-13T22:36:00Z">
        <w:del w:id="2796" w:author="adachi kento" w:date="2018-12-13T22:36:00Z">
          <w:r w:rsidR="00035D47" w:rsidRPr="00C0216B" w:rsidDel="00035D47">
            <w:rPr>
              <w:lang w:val="en-US"/>
            </w:rPr>
            <w:delText xml:space="preserve">For labeling, we used software </w:delText>
          </w:r>
          <w:r w:rsidR="00035D47" w:rsidDel="00035D47">
            <w:rPr>
              <w:lang w:val="en-US"/>
            </w:rPr>
            <w:delText>named</w:delText>
          </w:r>
          <w:r w:rsidR="00035D47" w:rsidRPr="00C0216B" w:rsidDel="00035D47">
            <w:rPr>
              <w:lang w:val="en-US"/>
            </w:rPr>
            <w:delText xml:space="preserve"> labelimg.  An example of labeling is shown below</w:delText>
          </w:r>
        </w:del>
      </w:moveTo>
      <w:moveToRangeEnd w:id="2794"/>
    </w:p>
    <w:p w14:paraId="4941E07F" w14:textId="1915691A" w:rsidR="00A97A79" w:rsidRDefault="00A97A79">
      <w:pPr>
        <w:pStyle w:val="3"/>
        <w:spacing w:after="480"/>
        <w:rPr>
          <w:ins w:id="2797" w:author="adachi kento" w:date="2018-12-13T19:50:00Z"/>
        </w:rPr>
        <w:pPrChange w:id="2798" w:author="adachi kento" w:date="2018-12-13T19:50:00Z">
          <w:pPr>
            <w:pStyle w:val="2"/>
            <w:spacing w:after="480"/>
          </w:pPr>
        </w:pPrChange>
      </w:pPr>
      <w:bookmarkStart w:id="2799" w:name="_Toc532516845"/>
      <w:ins w:id="2800" w:author="adachi kento" w:date="2018-12-13T19:50:00Z">
        <w:r>
          <w:rPr>
            <w:rFonts w:hint="eastAsia"/>
          </w:rPr>
          <w:t>D</w:t>
        </w:r>
        <w:r>
          <w:t>ata Augmentation</w:t>
        </w:r>
        <w:bookmarkEnd w:id="2799"/>
      </w:ins>
    </w:p>
    <w:p w14:paraId="59A67AC2" w14:textId="7F4E4A37" w:rsidR="00A97A79" w:rsidRDefault="00A97A79" w:rsidP="00A97A79">
      <w:pPr>
        <w:pStyle w:val="Para4lines"/>
        <w:spacing w:after="1248"/>
        <w:rPr>
          <w:ins w:id="2801" w:author="adachi kento" w:date="2018-12-13T17:13:00Z"/>
        </w:rPr>
      </w:pPr>
      <w:ins w:id="2802" w:author="adachi kento" w:date="2018-12-13T19:50:00Z">
        <w:r w:rsidRPr="000D146F">
          <w:rPr>
            <w:lang w:val="en-US"/>
          </w:rPr>
          <w:t>A large amount of training data is necessary for deep learning. Therefore, in deep learning in recent years, researchers performed Gaussian noise on original data, adjust contrast, adjust brightness, perform smoothing, expand / shrink / rotate, invert by combining processing to augment the data.</w:t>
        </w:r>
        <w:r>
          <w:rPr>
            <w:rFonts w:hint="eastAsia"/>
            <w:lang w:val="en-US"/>
          </w:rPr>
          <w:t xml:space="preserve"> </w:t>
        </w:r>
        <w:r>
          <w:rPr>
            <w:lang w:val="en-US"/>
          </w:rPr>
          <w:t xml:space="preserve"> </w:t>
        </w:r>
        <w:r w:rsidRPr="000D146F">
          <w:rPr>
            <w:lang w:val="en-US"/>
          </w:rPr>
          <w:t>By applying data augmentation, it is possible to recognize with high accuracy with less data.</w:t>
        </w:r>
      </w:ins>
    </w:p>
    <w:p w14:paraId="5C873EF8" w14:textId="77777777" w:rsidR="00F305C3" w:rsidRDefault="00F305C3" w:rsidP="00F305C3">
      <w:pPr>
        <w:pStyle w:val="2"/>
        <w:spacing w:after="480"/>
        <w:rPr>
          <w:ins w:id="2803" w:author="adachi kento" w:date="2018-12-13T17:13:00Z"/>
        </w:rPr>
      </w:pPr>
      <w:bookmarkStart w:id="2804" w:name="_Toc532516846"/>
      <w:ins w:id="2805" w:author="adachi kento" w:date="2018-12-13T17:13:00Z">
        <w:r>
          <w:rPr>
            <w:rFonts w:hint="eastAsia"/>
          </w:rPr>
          <w:t>Y</w:t>
        </w:r>
        <w:r>
          <w:t xml:space="preserve">olo </w:t>
        </w:r>
        <w:commentRangeStart w:id="2806"/>
        <w:r>
          <w:t>Model</w:t>
        </w:r>
      </w:ins>
      <w:commentRangeEnd w:id="2806"/>
      <w:ins w:id="2807" w:author="adachi kento" w:date="2018-12-13T17:22:00Z">
        <w:r w:rsidR="00D53C9F">
          <w:rPr>
            <w:rStyle w:val="af1"/>
            <w:rFonts w:eastAsiaTheme="minorEastAsia" w:cstheme="minorBidi"/>
            <w:b w:val="0"/>
            <w:lang w:val="en-MY"/>
          </w:rPr>
          <w:commentReference w:id="2806"/>
        </w:r>
      </w:ins>
      <w:bookmarkEnd w:id="2804"/>
    </w:p>
    <w:p w14:paraId="4B879240" w14:textId="77777777" w:rsidR="00F305C3" w:rsidRDefault="00F305C3">
      <w:pPr>
        <w:pStyle w:val="Para2lines"/>
        <w:spacing w:after="480"/>
        <w:rPr>
          <w:ins w:id="2808" w:author="adachi kento" w:date="2018-12-13T17:15:00Z"/>
        </w:rPr>
        <w:pPrChange w:id="2809" w:author="adachi kento" w:date="2018-12-13T17:31:00Z">
          <w:pPr>
            <w:pStyle w:val="Para4lines"/>
            <w:spacing w:after="1248"/>
          </w:pPr>
        </w:pPrChange>
      </w:pPr>
      <w:ins w:id="2810" w:author="adachi kento" w:date="2018-12-13T17:13:00Z">
        <w:r>
          <w:t>In YOLO, the image is divided into S × S grid. Each grid cell predicts B bounding boxes, detects one object, predicts C conditional class probabilities below.</w:t>
        </w:r>
      </w:ins>
    </w:p>
    <w:p w14:paraId="2B027924" w14:textId="77777777" w:rsidR="00D53C9F" w:rsidRDefault="00D53C9F" w:rsidP="00D53C9F">
      <w:pPr>
        <w:pStyle w:val="Equation"/>
        <w:spacing w:before="240"/>
        <w:rPr>
          <w:ins w:id="2811" w:author="adachi kento" w:date="2018-12-13T17:16:00Z"/>
        </w:rPr>
      </w:pPr>
      <w:ins w:id="2812" w:author="adachi kento" w:date="2018-12-13T17:15:00Z">
        <w:r w:rsidRPr="00EB2A0B">
          <w:t>P (what the object is | the probability that there is an object in the cell)</w:t>
        </w:r>
      </w:ins>
    </w:p>
    <w:p w14:paraId="18EE3664" w14:textId="77777777" w:rsidR="00D53C9F" w:rsidRDefault="00D53C9F">
      <w:pPr>
        <w:pStyle w:val="Para2a"/>
        <w:spacing w:before="480" w:after="480"/>
        <w:ind w:firstLine="0"/>
        <w:rPr>
          <w:ins w:id="2813" w:author="adachi kento" w:date="2018-12-13T17:17:00Z"/>
        </w:rPr>
        <w:pPrChange w:id="2814" w:author="adachi kento" w:date="2018-12-13T19:56:00Z">
          <w:pPr>
            <w:pStyle w:val="Para2a"/>
            <w:spacing w:before="480" w:after="480"/>
          </w:pPr>
        </w:pPrChange>
      </w:pPr>
      <w:ins w:id="2815" w:author="adachi kento" w:date="2018-12-13T17:17:00Z">
        <w:r>
          <w:lastRenderedPageBreak/>
          <w:t>Each bounding box consists of the following five parameters.</w:t>
        </w:r>
      </w:ins>
    </w:p>
    <w:p w14:paraId="05A96BC7" w14:textId="77777777" w:rsidR="00D53C9F" w:rsidRDefault="00D53C9F">
      <w:pPr>
        <w:pStyle w:val="ParagraphItemize"/>
        <w:rPr>
          <w:ins w:id="2816" w:author="adachi kento" w:date="2018-12-13T17:19:00Z"/>
        </w:rPr>
        <w:pPrChange w:id="2817" w:author="adachi kento" w:date="2018-12-13T17:19:00Z">
          <w:pPr>
            <w:ind w:firstLine="240"/>
          </w:pPr>
        </w:pPrChange>
      </w:pPr>
      <w:ins w:id="2818" w:author="adachi kento" w:date="2018-12-13T17:19:00Z">
        <w:r>
          <w:t>Each bounding box consists of the following five parameters.</w:t>
        </w:r>
      </w:ins>
    </w:p>
    <w:p w14:paraId="4F9875C7" w14:textId="77777777" w:rsidR="00D53C9F" w:rsidRDefault="00D53C9F">
      <w:pPr>
        <w:pStyle w:val="ParagraphItemize"/>
        <w:rPr>
          <w:ins w:id="2819" w:author="adachi kento" w:date="2018-12-13T17:19:00Z"/>
        </w:rPr>
        <w:pPrChange w:id="2820" w:author="adachi kento" w:date="2018-12-13T17:19:00Z">
          <w:pPr>
            <w:ind w:firstLine="240"/>
          </w:pPr>
        </w:pPrChange>
      </w:pPr>
      <w:ins w:id="2821" w:author="adachi kento" w:date="2018-12-13T17:19:00Z">
        <w:r>
          <w:t>x: the coordinates of the center of the bounding box (x axis)</w:t>
        </w:r>
      </w:ins>
    </w:p>
    <w:p w14:paraId="26EB2DE2" w14:textId="77777777" w:rsidR="00D53C9F" w:rsidRDefault="00D53C9F">
      <w:pPr>
        <w:pStyle w:val="ParagraphItemize"/>
        <w:rPr>
          <w:ins w:id="2822" w:author="adachi kento" w:date="2018-12-13T17:19:00Z"/>
        </w:rPr>
        <w:pPrChange w:id="2823" w:author="adachi kento" w:date="2018-12-13T17:19:00Z">
          <w:pPr>
            <w:ind w:firstLine="240"/>
          </w:pPr>
        </w:pPrChange>
      </w:pPr>
      <w:ins w:id="2824" w:author="adachi kento" w:date="2018-12-13T17:19:00Z">
        <w:r>
          <w:t>y: the coordinates of the center of the bounding box (y axis)</w:t>
        </w:r>
      </w:ins>
    </w:p>
    <w:p w14:paraId="274C01BB" w14:textId="77777777" w:rsidR="00D53C9F" w:rsidRDefault="00D53C9F">
      <w:pPr>
        <w:pStyle w:val="ParagraphItemize"/>
        <w:rPr>
          <w:ins w:id="2825" w:author="adachi kento" w:date="2018-12-13T17:19:00Z"/>
        </w:rPr>
        <w:pPrChange w:id="2826" w:author="adachi kento" w:date="2018-12-13T17:19:00Z">
          <w:pPr>
            <w:ind w:firstLine="240"/>
          </w:pPr>
        </w:pPrChange>
      </w:pPr>
      <w:ins w:id="2827" w:author="adachi kento" w:date="2018-12-13T17:19:00Z">
        <w:r>
          <w:t>w "Breadth of bounding box</w:t>
        </w:r>
      </w:ins>
    </w:p>
    <w:p w14:paraId="29EB397A" w14:textId="77777777" w:rsidR="00D53C9F" w:rsidRDefault="00D53C9F">
      <w:pPr>
        <w:pStyle w:val="ParagraphItemize"/>
        <w:rPr>
          <w:ins w:id="2828" w:author="adachi kento" w:date="2018-12-13T17:19:00Z"/>
        </w:rPr>
        <w:pPrChange w:id="2829" w:author="adachi kento" w:date="2018-12-13T17:19:00Z">
          <w:pPr>
            <w:ind w:firstLine="240"/>
          </w:pPr>
        </w:pPrChange>
      </w:pPr>
      <w:ins w:id="2830" w:author="adachi kento" w:date="2018-12-13T17:19:00Z">
        <w:r>
          <w:t>h: Height of bounding box</w:t>
        </w:r>
      </w:ins>
    </w:p>
    <w:p w14:paraId="4008CF4B" w14:textId="056D3E5F" w:rsidR="00D53C9F" w:rsidRDefault="00D53C9F" w:rsidP="00D53C9F">
      <w:pPr>
        <w:pStyle w:val="ParagraphItemize"/>
        <w:rPr>
          <w:ins w:id="2831" w:author="adachi kento" w:date="2018-12-13T20:02:00Z"/>
        </w:rPr>
      </w:pPr>
      <w:ins w:id="2832" w:author="adachi kento" w:date="2018-12-13T17:19:00Z">
        <w:r w:rsidRPr="004B040B">
          <w:t>probability</w:t>
        </w:r>
        <w:r>
          <w:t xml:space="preserve"> there is an object</w:t>
        </w:r>
      </w:ins>
    </w:p>
    <w:p w14:paraId="4AFE69B3" w14:textId="5B8FD990" w:rsidR="00757177" w:rsidRDefault="00757177" w:rsidP="00757177">
      <w:pPr>
        <w:pStyle w:val="Para4lines"/>
        <w:spacing w:after="1248"/>
        <w:rPr>
          <w:ins w:id="2833" w:author="adachi kento" w:date="2018-12-13T20:10:00Z"/>
          <w:lang w:val="en-US" w:eastAsia="ja-JP"/>
        </w:rPr>
      </w:pPr>
      <w:ins w:id="2834" w:author="adachi kento" w:date="2018-12-13T20:04:00Z">
        <w:r>
          <w:t>The shape o</w:t>
        </w:r>
      </w:ins>
      <w:ins w:id="2835" w:author="adachi kento" w:date="2018-12-13T20:05:00Z">
        <w:r>
          <w:t xml:space="preserve">f </w:t>
        </w:r>
      </w:ins>
      <w:ins w:id="2836" w:author="adachi kento" w:date="2018-12-13T20:04:00Z">
        <w:r>
          <w:rPr>
            <w:rFonts w:hint="eastAsia"/>
          </w:rPr>
          <w:t>Y</w:t>
        </w:r>
      </w:ins>
      <w:ins w:id="2837" w:author="adachi kento" w:date="2018-12-13T20:07:00Z">
        <w:r>
          <w:t>OLO</w:t>
        </w:r>
      </w:ins>
      <w:ins w:id="2838" w:author="adachi kento" w:date="2018-12-13T20:04:00Z">
        <w:r>
          <w:t>’s pre</w:t>
        </w:r>
      </w:ins>
      <w:ins w:id="2839" w:author="adachi kento" w:date="2018-12-13T20:05:00Z">
        <w:r>
          <w:t>diction is (S, S, B</w:t>
        </w:r>
      </w:ins>
      <w:ins w:id="2840" w:author="adachi kento" w:date="2018-12-13T20:06:00Z">
        <w:r>
          <w:rPr>
            <w:rFonts w:ascii="ＭＳ 明朝" w:eastAsia="ＭＳ 明朝" w:hAnsi="ＭＳ 明朝" w:hint="eastAsia"/>
          </w:rPr>
          <w:t>×</w:t>
        </w:r>
      </w:ins>
      <w:ins w:id="2841" w:author="adachi kento" w:date="2018-12-13T20:05:00Z">
        <w:r>
          <w:t>5</w:t>
        </w:r>
      </w:ins>
      <w:ins w:id="2842" w:author="adachi kento" w:date="2018-12-13T20:06:00Z">
        <w:r>
          <w:t xml:space="preserve"> + C</w:t>
        </w:r>
      </w:ins>
      <w:ins w:id="2843" w:author="adachi kento" w:date="2018-12-13T20:05:00Z">
        <w:r>
          <w:t>)</w:t>
        </w:r>
      </w:ins>
      <w:ins w:id="2844" w:author="adachi kento" w:date="2018-12-13T20:06:00Z">
        <w:r>
          <w:t>.</w:t>
        </w:r>
      </w:ins>
      <w:ins w:id="2845" w:author="adachi kento" w:date="2018-12-13T20:08:00Z">
        <w:r w:rsidR="00570297">
          <w:t xml:space="preserve"> In </w:t>
        </w:r>
      </w:ins>
      <w:ins w:id="2846" w:author="adachi kento" w:date="2018-12-13T20:09:00Z">
        <w:r w:rsidR="00570297">
          <w:rPr>
            <w:lang w:val="en-US" w:eastAsia="ja-JP"/>
          </w:rPr>
          <w:t>the paper, it used 7x7 bounding boxes to detect 20</w:t>
        </w:r>
      </w:ins>
      <w:ins w:id="2847" w:author="adachi kento" w:date="2018-12-13T20:10:00Z">
        <w:r w:rsidR="00570297">
          <w:rPr>
            <w:lang w:val="en-US" w:eastAsia="ja-JP"/>
          </w:rPr>
          <w:t xml:space="preserve"> </w:t>
        </w:r>
      </w:ins>
      <w:ins w:id="2848" w:author="adachi kento" w:date="2018-12-13T20:09:00Z">
        <w:r w:rsidR="00570297">
          <w:rPr>
            <w:lang w:val="en-US" w:eastAsia="ja-JP"/>
          </w:rPr>
          <w:t>classe</w:t>
        </w:r>
      </w:ins>
      <w:ins w:id="2849" w:author="adachi kento" w:date="2018-12-13T20:10:00Z">
        <w:r w:rsidR="00570297">
          <w:rPr>
            <w:lang w:val="en-US" w:eastAsia="ja-JP"/>
          </w:rPr>
          <w:t>s.</w:t>
        </w:r>
      </w:ins>
      <w:ins w:id="2850" w:author="adachi kento" w:date="2018-12-13T20:25:00Z">
        <w:r w:rsidR="00E1010D">
          <w:rPr>
            <w:lang w:val="en-US" w:eastAsia="ja-JP"/>
          </w:rPr>
          <w:t xml:space="preserve">  </w:t>
        </w:r>
      </w:ins>
      <w:ins w:id="2851" w:author="adachi kento" w:date="2018-12-13T20:10:00Z">
        <w:r w:rsidR="00570297">
          <w:rPr>
            <w:lang w:val="en-US" w:eastAsia="ja-JP"/>
          </w:rPr>
          <w:t>So, the shape of prediction should be (7,7,30).</w:t>
        </w:r>
      </w:ins>
      <w:ins w:id="2852" w:author="adachi kento" w:date="2018-12-13T20:20:00Z">
        <w:r w:rsidR="00E1010D">
          <w:rPr>
            <w:lang w:val="en-US" w:eastAsia="ja-JP"/>
          </w:rPr>
          <w:t xml:space="preserve">  </w:t>
        </w:r>
      </w:ins>
      <w:ins w:id="2853" w:author="adachi kento" w:date="2018-12-13T20:26:00Z">
        <w:r w:rsidR="00E1010D">
          <w:rPr>
            <w:lang w:val="en-US" w:eastAsia="ja-JP"/>
          </w:rPr>
          <w:t xml:space="preserve">The Architecture of YOLO is below.  </w:t>
        </w:r>
      </w:ins>
      <w:ins w:id="2854" w:author="adachi kento" w:date="2018-12-13T20:25:00Z">
        <w:r w:rsidR="00E1010D" w:rsidRPr="00E1010D">
          <w:rPr>
            <w:lang w:val="en-US" w:eastAsia="ja-JP"/>
          </w:rPr>
          <w:t>This network consists of 24 layers of convolution and 2 dense layers</w:t>
        </w:r>
        <w:r w:rsidR="00E1010D">
          <w:rPr>
            <w:lang w:val="en-US" w:eastAsia="ja-JP"/>
          </w:rPr>
          <w:t>.</w:t>
        </w:r>
      </w:ins>
    </w:p>
    <w:p w14:paraId="3FFC5974" w14:textId="77777777" w:rsidR="00570297" w:rsidRDefault="00570297" w:rsidP="00570297">
      <w:pPr>
        <w:pStyle w:val="FigureCentre"/>
        <w:rPr>
          <w:ins w:id="2855" w:author="adachi kento" w:date="2018-12-13T20:13:00Z"/>
        </w:rPr>
      </w:pPr>
      <w:ins w:id="2856" w:author="adachi kento" w:date="2018-12-13T20:12:00Z">
        <w:r>
          <w:rPr>
            <w:rFonts w:hint="eastAsia"/>
            <w:lang w:eastAsia="ja-JP"/>
          </w:rPr>
          <w:drawing>
            <wp:inline distT="0" distB="0" distL="0" distR="0" wp14:anchorId="6816768B" wp14:editId="4815D1EC">
              <wp:extent cx="5156200" cy="1520956"/>
              <wp:effectExtent l="0" t="0" r="0" b="3175"/>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_jtnrhMFNwGxiQmkY6LkdCQ.jpeg"/>
                      <pic:cNvPicPr/>
                    </pic:nvPicPr>
                    <pic:blipFill>
                      <a:blip r:embed="rId39">
                        <a:extLst>
                          <a:ext uri="{28A0092B-C50C-407E-A947-70E740481C1C}">
                            <a14:useLocalDpi xmlns:a14="http://schemas.microsoft.com/office/drawing/2010/main" val="0"/>
                          </a:ext>
                        </a:extLst>
                      </a:blip>
                      <a:stretch>
                        <a:fillRect/>
                      </a:stretch>
                    </pic:blipFill>
                    <pic:spPr>
                      <a:xfrm>
                        <a:off x="0" y="0"/>
                        <a:ext cx="5157743" cy="1521411"/>
                      </a:xfrm>
                      <a:prstGeom prst="rect">
                        <a:avLst/>
                      </a:prstGeom>
                    </pic:spPr>
                  </pic:pic>
                </a:graphicData>
              </a:graphic>
            </wp:inline>
          </w:drawing>
        </w:r>
      </w:ins>
    </w:p>
    <w:p w14:paraId="26D7EDCF" w14:textId="583549ED" w:rsidR="00570297" w:rsidRPr="00570297" w:rsidRDefault="00570297">
      <w:pPr>
        <w:pStyle w:val="ac"/>
        <w:jc w:val="center"/>
        <w:rPr>
          <w:ins w:id="2857" w:author="adachi kento" w:date="2018-12-13T17:29:00Z"/>
          <w:lang w:eastAsia="ja-JP"/>
        </w:rPr>
        <w:pPrChange w:id="2858" w:author="adachi kento" w:date="2018-12-13T20:13:00Z">
          <w:pPr>
            <w:pStyle w:val="ParagraphItemize"/>
          </w:pPr>
        </w:pPrChange>
      </w:pPr>
      <w:bookmarkStart w:id="2859" w:name="_Toc532516591"/>
      <w:ins w:id="2860" w:author="adachi kento" w:date="2018-12-13T20:13:00Z">
        <w:r>
          <w:t xml:space="preserve">Figure </w:t>
        </w:r>
        <w:r>
          <w:fldChar w:fldCharType="begin"/>
        </w:r>
        <w:r>
          <w:instrText xml:space="preserve"> SEQ Figure \* ARABIC </w:instrText>
        </w:r>
      </w:ins>
      <w:r>
        <w:fldChar w:fldCharType="separate"/>
      </w:r>
      <w:ins w:id="2861" w:author="adachi kento" w:date="2018-12-14T00:40:00Z">
        <w:r w:rsidR="003173BE">
          <w:rPr>
            <w:noProof/>
          </w:rPr>
          <w:t>5</w:t>
        </w:r>
      </w:ins>
      <w:ins w:id="2862" w:author="adachi kento" w:date="2018-12-13T20:13:00Z">
        <w:r>
          <w:fldChar w:fldCharType="end"/>
        </w:r>
        <w:r>
          <w:t xml:space="preserve">  </w:t>
        </w:r>
        <w:r w:rsidRPr="00570297">
          <w:t>The Architecture</w:t>
        </w:r>
        <w:r>
          <w:t xml:space="preserve"> of YOLO</w:t>
        </w:r>
      </w:ins>
      <w:customXmlInsRangeStart w:id="2863" w:author="adachi kento" w:date="2018-12-13T20:15:00Z"/>
      <w:sdt>
        <w:sdtPr>
          <w:id w:val="357862999"/>
          <w:citation/>
        </w:sdtPr>
        <w:sdtEndPr/>
        <w:sdtContent>
          <w:customXmlInsRangeEnd w:id="2863"/>
          <w:ins w:id="2864" w:author="adachi kento" w:date="2018-12-13T20:15:00Z">
            <w:r w:rsidR="00D53410">
              <w:fldChar w:fldCharType="begin"/>
            </w:r>
            <w:r w:rsidR="00D53410">
              <w:rPr>
                <w:lang w:val="en-US"/>
              </w:rPr>
              <w:instrText xml:space="preserve"> CITATION Jos16 \l 1033 </w:instrText>
            </w:r>
          </w:ins>
          <w:r w:rsidR="00D53410">
            <w:fldChar w:fldCharType="separate"/>
          </w:r>
          <w:ins w:id="2865" w:author="adachi kento" w:date="2018-12-13T20:15:00Z">
            <w:r w:rsidR="00D53410">
              <w:rPr>
                <w:noProof/>
                <w:lang w:val="en-US"/>
              </w:rPr>
              <w:t xml:space="preserve"> </w:t>
            </w:r>
            <w:r w:rsidR="00D53410" w:rsidRPr="00D53410">
              <w:rPr>
                <w:noProof/>
                <w:lang w:val="en-US"/>
                <w:rPrChange w:id="2866" w:author="adachi kento" w:date="2018-12-13T20:15:00Z">
                  <w:rPr/>
                </w:rPrChange>
              </w:rPr>
              <w:t>[1]</w:t>
            </w:r>
            <w:r w:rsidR="00D53410">
              <w:fldChar w:fldCharType="end"/>
            </w:r>
          </w:ins>
          <w:customXmlInsRangeStart w:id="2867" w:author="adachi kento" w:date="2018-12-13T20:15:00Z"/>
        </w:sdtContent>
      </w:sdt>
      <w:customXmlInsRangeEnd w:id="2867"/>
      <w:bookmarkEnd w:id="2859"/>
    </w:p>
    <w:p w14:paraId="2D053F26" w14:textId="1C988C0C" w:rsidR="00D53C9F" w:rsidRDefault="00D53C9F" w:rsidP="00D53C9F">
      <w:pPr>
        <w:pStyle w:val="Equation"/>
        <w:spacing w:before="240"/>
        <w:rPr>
          <w:ins w:id="2868" w:author="adachi kento" w:date="2018-12-13T20:19:00Z"/>
          <w:lang w:val="en-MY"/>
        </w:rPr>
      </w:pPr>
    </w:p>
    <w:p w14:paraId="23416354" w14:textId="0A1BEF98" w:rsidR="00D53410" w:rsidRDefault="00D53410" w:rsidP="00D53C9F">
      <w:pPr>
        <w:pStyle w:val="Equation"/>
        <w:spacing w:before="240"/>
        <w:rPr>
          <w:ins w:id="2869" w:author="adachi kento" w:date="2018-12-13T20:19:00Z"/>
          <w:lang w:val="en-MY"/>
        </w:rPr>
      </w:pPr>
    </w:p>
    <w:p w14:paraId="6CC34C45" w14:textId="42CD8FF4" w:rsidR="00B2105E" w:rsidRDefault="00B2105E">
      <w:pPr>
        <w:spacing w:after="480" w:line="276" w:lineRule="auto"/>
        <w:rPr>
          <w:ins w:id="2870" w:author="adachi kento" w:date="2018-12-14T02:26:00Z"/>
          <w:lang w:val="en-US"/>
        </w:rPr>
      </w:pPr>
      <w:ins w:id="2871" w:author="adachi kento" w:date="2018-12-14T02:26:00Z">
        <w:r>
          <w:br w:type="page"/>
        </w:r>
      </w:ins>
    </w:p>
    <w:p w14:paraId="6318522A" w14:textId="77777777" w:rsidR="00D53410" w:rsidRPr="00F305C3" w:rsidRDefault="00D53410">
      <w:pPr>
        <w:pStyle w:val="Equation"/>
        <w:spacing w:before="240"/>
        <w:pPrChange w:id="2872" w:author="adachi kento" w:date="2018-12-13T17:16:00Z">
          <w:pPr>
            <w:pStyle w:val="Para4lines"/>
            <w:spacing w:after="1248"/>
          </w:pPr>
        </w:pPrChange>
      </w:pPr>
    </w:p>
    <w:p w14:paraId="5365D13D" w14:textId="4AF0B130" w:rsidR="00431921" w:rsidRDefault="00431921" w:rsidP="00C71C4C">
      <w:pPr>
        <w:pStyle w:val="2"/>
        <w:spacing w:after="480"/>
        <w:rPr>
          <w:ins w:id="2873" w:author="adachi kento" w:date="2018-12-13T17:33:00Z"/>
        </w:rPr>
      </w:pPr>
      <w:bookmarkStart w:id="2874" w:name="_Toc532516847"/>
      <w:ins w:id="2875" w:author="adachi kento" w:date="2018-12-13T17:33:00Z">
        <w:r>
          <w:rPr>
            <w:rFonts w:hint="eastAsia"/>
          </w:rPr>
          <w:t>G</w:t>
        </w:r>
        <w:r>
          <w:t>annt Chart</w:t>
        </w:r>
        <w:bookmarkEnd w:id="2874"/>
      </w:ins>
    </w:p>
    <w:p w14:paraId="0ECA6851" w14:textId="73FC18ED" w:rsidR="00431921" w:rsidRDefault="00431921">
      <w:pPr>
        <w:pStyle w:val="Para2lines"/>
        <w:spacing w:after="480"/>
        <w:rPr>
          <w:ins w:id="2876" w:author="adachi kento" w:date="2018-12-13T17:34:00Z"/>
          <w:lang w:val="en-US" w:eastAsia="ja-JP"/>
        </w:rPr>
        <w:pPrChange w:id="2877" w:author="adachi kento" w:date="2018-12-13T17:35:00Z">
          <w:pPr>
            <w:pStyle w:val="Para4lines"/>
            <w:spacing w:after="1248"/>
          </w:pPr>
        </w:pPrChange>
      </w:pPr>
      <w:ins w:id="2878" w:author="adachi kento" w:date="2018-12-13T17:34:00Z">
        <w:r w:rsidRPr="000D146F">
          <w:rPr>
            <w:lang w:val="en-US" w:eastAsia="ja-JP"/>
          </w:rPr>
          <w:t>We can see the Gantt chart of the workflow below.</w:t>
        </w:r>
      </w:ins>
    </w:p>
    <w:p w14:paraId="57A0BE62" w14:textId="104FE6CD" w:rsidR="00431921" w:rsidRPr="000D146F" w:rsidRDefault="00431921" w:rsidP="00431921">
      <w:pPr>
        <w:pStyle w:val="CaptionforTable"/>
        <w:spacing w:after="240"/>
        <w:rPr>
          <w:moveTo w:id="2879" w:author="adachi kento" w:date="2018-12-13T17:34:00Z"/>
          <w:lang w:val="en-US" w:eastAsia="ja-JP"/>
        </w:rPr>
      </w:pPr>
      <w:bookmarkStart w:id="2880" w:name="_Toc532510837"/>
      <w:moveToRangeStart w:id="2881" w:author="adachi kento" w:date="2018-12-13T17:34:00Z" w:name="move532485823"/>
      <w:moveTo w:id="2882" w:author="adachi kento" w:date="2018-12-13T17:34:00Z">
        <w:r>
          <w:t xml:space="preserve">Table </w:t>
        </w:r>
        <w:r>
          <w:rPr>
            <w:noProof/>
          </w:rPr>
          <w:fldChar w:fldCharType="begin"/>
        </w:r>
        <w:r>
          <w:rPr>
            <w:noProof/>
          </w:rPr>
          <w:instrText xml:space="preserve"> SEQ Table \* ARABIC </w:instrText>
        </w:r>
        <w:r>
          <w:rPr>
            <w:noProof/>
          </w:rPr>
          <w:fldChar w:fldCharType="separate"/>
        </w:r>
      </w:moveTo>
      <w:ins w:id="2883" w:author="adachi kento" w:date="2018-12-13T20:38:00Z">
        <w:r w:rsidR="00FE014C">
          <w:rPr>
            <w:noProof/>
          </w:rPr>
          <w:t>2</w:t>
        </w:r>
      </w:ins>
      <w:moveTo w:id="2884" w:author="adachi kento" w:date="2018-12-13T17:34:00Z">
        <w:del w:id="2885" w:author="adachi kento" w:date="2018-12-13T17:48:00Z">
          <w:r w:rsidDel="001F337B">
            <w:rPr>
              <w:noProof/>
            </w:rPr>
            <w:delText>1</w:delText>
          </w:r>
        </w:del>
        <w:r>
          <w:rPr>
            <w:noProof/>
          </w:rPr>
          <w:fldChar w:fldCharType="end"/>
        </w:r>
        <w:r>
          <w:t xml:space="preserve"> - </w:t>
        </w:r>
        <w:r>
          <w:rPr>
            <w:lang w:val="en-US" w:eastAsia="ja-JP"/>
          </w:rPr>
          <w:t>Workflow</w:t>
        </w:r>
        <w:bookmarkEnd w:id="2880"/>
      </w:moveTo>
    </w:p>
    <w:p w14:paraId="295523F3" w14:textId="2AA7758A" w:rsidR="00431921" w:rsidRDefault="00431921" w:rsidP="00431921">
      <w:pPr>
        <w:pStyle w:val="FigureCentre"/>
        <w:rPr>
          <w:ins w:id="2886" w:author="adachi kento" w:date="2018-12-13T17:35:00Z"/>
        </w:rPr>
      </w:pPr>
      <w:moveToRangeStart w:id="2887" w:author="adachi kento" w:date="2018-12-13T17:34:00Z" w:name="move532485809"/>
      <w:moveToRangeEnd w:id="2881"/>
      <w:moveTo w:id="2888" w:author="adachi kento" w:date="2018-12-13T17:34:00Z">
        <w:r>
          <w:drawing>
            <wp:inline distT="0" distB="0" distL="0" distR="0" wp14:anchorId="365A0F9C" wp14:editId="759A0F60">
              <wp:extent cx="5220335" cy="240284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2.png"/>
                      <pic:cNvPicPr/>
                    </pic:nvPicPr>
                    <pic:blipFill>
                      <a:blip r:embed="rId40">
                        <a:extLst>
                          <a:ext uri="{28A0092B-C50C-407E-A947-70E740481C1C}">
                            <a14:useLocalDpi xmlns:a14="http://schemas.microsoft.com/office/drawing/2010/main" val="0"/>
                          </a:ext>
                        </a:extLst>
                      </a:blip>
                      <a:stretch>
                        <a:fillRect/>
                      </a:stretch>
                    </pic:blipFill>
                    <pic:spPr>
                      <a:xfrm>
                        <a:off x="0" y="0"/>
                        <a:ext cx="5220335" cy="2402840"/>
                      </a:xfrm>
                      <a:prstGeom prst="rect">
                        <a:avLst/>
                      </a:prstGeom>
                    </pic:spPr>
                  </pic:pic>
                </a:graphicData>
              </a:graphic>
            </wp:inline>
          </w:drawing>
        </w:r>
      </w:moveTo>
      <w:moveToRangeEnd w:id="2887"/>
    </w:p>
    <w:p w14:paraId="7554F5A3" w14:textId="42DE90B6" w:rsidR="00431921" w:rsidRDefault="00431921" w:rsidP="00431921">
      <w:pPr>
        <w:pStyle w:val="FigureCentre"/>
        <w:rPr>
          <w:ins w:id="2889" w:author="adachi kento" w:date="2018-12-13T17:35:00Z"/>
        </w:rPr>
      </w:pPr>
    </w:p>
    <w:p w14:paraId="6F627AAB" w14:textId="77777777" w:rsidR="00431921" w:rsidRPr="00431921" w:rsidRDefault="00431921">
      <w:pPr>
        <w:pStyle w:val="FigureCentre"/>
        <w:rPr>
          <w:ins w:id="2890" w:author="adachi kento" w:date="2018-12-13T17:33:00Z"/>
        </w:rPr>
        <w:pPrChange w:id="2891" w:author="adachi kento" w:date="2018-12-13T17:35:00Z">
          <w:pPr>
            <w:pStyle w:val="2"/>
            <w:spacing w:after="480"/>
          </w:pPr>
        </w:pPrChange>
      </w:pPr>
    </w:p>
    <w:p w14:paraId="3D54528C" w14:textId="06BB74FC" w:rsidR="00C71C4C" w:rsidDel="00A97A79" w:rsidRDefault="00C71C4C" w:rsidP="00C71C4C">
      <w:pPr>
        <w:pStyle w:val="2"/>
        <w:spacing w:after="480"/>
        <w:rPr>
          <w:del w:id="2892" w:author="adachi kento" w:date="2018-12-13T19:52:00Z"/>
        </w:rPr>
      </w:pPr>
      <w:del w:id="2893" w:author="adachi kento" w:date="2018-12-13T19:52:00Z">
        <w:r w:rsidRPr="00C71C4C" w:rsidDel="00A97A79">
          <w:delText xml:space="preserve">Find </w:delText>
        </w:r>
      </w:del>
      <w:del w:id="2894" w:author="adachi kento" w:date="2018-12-13T18:17:00Z">
        <w:r w:rsidRPr="00C71C4C" w:rsidDel="002E104D">
          <w:delText>l</w:delText>
        </w:r>
      </w:del>
      <w:del w:id="2895" w:author="adachi kento" w:date="2018-12-13T19:52:00Z">
        <w:r w:rsidRPr="00C71C4C" w:rsidDel="00A97A79">
          <w:delText xml:space="preserve">abel </w:delText>
        </w:r>
      </w:del>
      <w:del w:id="2896" w:author="adachi kento" w:date="2018-12-13T18:17:00Z">
        <w:r w:rsidRPr="00C71C4C" w:rsidDel="002E104D">
          <w:delText>f</w:delText>
        </w:r>
      </w:del>
      <w:del w:id="2897" w:author="adachi kento" w:date="2018-12-13T19:52:00Z">
        <w:r w:rsidRPr="00C71C4C" w:rsidDel="00A97A79">
          <w:delText xml:space="preserve">rom </w:delText>
        </w:r>
      </w:del>
      <w:del w:id="2898" w:author="adachi kento" w:date="2018-12-13T18:17:00Z">
        <w:r w:rsidRPr="00C71C4C" w:rsidDel="002E104D">
          <w:delText>p</w:delText>
        </w:r>
      </w:del>
      <w:del w:id="2899" w:author="adachi kento" w:date="2018-12-13T19:52:00Z">
        <w:r w:rsidRPr="00C71C4C" w:rsidDel="00A97A79">
          <w:delText>icture</w:delText>
        </w:r>
      </w:del>
    </w:p>
    <w:p w14:paraId="66EF921C" w14:textId="5AEC462F" w:rsidR="00C71C4C" w:rsidDel="0059673D" w:rsidRDefault="00C71C4C" w:rsidP="00C71C4C">
      <w:pPr>
        <w:pStyle w:val="Para4lines"/>
        <w:spacing w:after="1248"/>
        <w:rPr>
          <w:del w:id="2900" w:author="adachi kento" w:date="2018-12-13T18:12:00Z"/>
          <w:lang w:val="en-US"/>
        </w:rPr>
      </w:pPr>
      <w:del w:id="2901" w:author="adachi kento" w:date="2018-12-13T19:52:00Z">
        <w:r w:rsidRPr="00C71C4C" w:rsidDel="00A97A79">
          <w:rPr>
            <w:lang w:val="en-US"/>
          </w:rPr>
          <w:delText xml:space="preserve">Before recognizing characters, we extract the label region including character strings to be recognized from the photograph. By doing this, it is possible to suppress the detection of metabolism of characters and to reduce the calculation amount.  To detect the label area, use YOLO as before.  First of all, we </w:delText>
        </w:r>
        <w:r w:rsidDel="00A97A79">
          <w:rPr>
            <w:lang w:val="en-US"/>
          </w:rPr>
          <w:delText xml:space="preserve">label </w:delText>
        </w:r>
        <w:r w:rsidRPr="00C71C4C" w:rsidDel="00A97A79">
          <w:rPr>
            <w:lang w:val="en-US"/>
          </w:rPr>
          <w:delText>on a plain picture.  Labeling is to give additional information such as classes and their coordinates included in images to original data, and machine learning learns based on this annotation data. For training data, we use photographs of streetlight poles shot from in-vehicle camera.  The structure of YOLO's annotation data is simple and is expressed as {height of width object of center y coordinate object of center x coordinate object of category number object}.  Since it is hard to edit the file directly, it is possible to visually perform the work by using the input support tool for labeling for labeling.  We manually labeled a large number of photographs.</w:delText>
        </w:r>
      </w:del>
    </w:p>
    <w:p w14:paraId="0FC5206E" w14:textId="354D5B15" w:rsidR="00C71C4C" w:rsidDel="00A97A79" w:rsidRDefault="00C71C4C">
      <w:pPr>
        <w:pStyle w:val="Para4lines"/>
        <w:spacing w:after="1248"/>
        <w:rPr>
          <w:del w:id="2902" w:author="adachi kento" w:date="2018-12-13T19:52:00Z"/>
          <w:lang w:val="en-US"/>
        </w:rPr>
        <w:pPrChange w:id="2903" w:author="adachi kento" w:date="2018-12-13T18:12:00Z">
          <w:pPr>
            <w:spacing w:after="480" w:line="276" w:lineRule="auto"/>
          </w:pPr>
        </w:pPrChange>
      </w:pPr>
    </w:p>
    <w:p w14:paraId="1879D0CA" w14:textId="3CD06765" w:rsidR="00C71C4C" w:rsidDel="00A97A79" w:rsidRDefault="00C71C4C" w:rsidP="00C71C4C">
      <w:pPr>
        <w:pStyle w:val="2"/>
        <w:spacing w:after="480"/>
        <w:rPr>
          <w:del w:id="2904" w:author="adachi kento" w:date="2018-12-13T19:52:00Z"/>
        </w:rPr>
      </w:pPr>
      <w:del w:id="2905" w:author="adachi kento" w:date="2018-12-13T19:52:00Z">
        <w:r w:rsidDel="00A97A79">
          <w:rPr>
            <w:rFonts w:hint="eastAsia"/>
          </w:rPr>
          <w:delText>I</w:delText>
        </w:r>
        <w:r w:rsidDel="00A97A79">
          <w:delText xml:space="preserve">mage </w:delText>
        </w:r>
      </w:del>
      <w:del w:id="2906" w:author="adachi kento" w:date="2018-12-13T18:17:00Z">
        <w:r w:rsidDel="002E104D">
          <w:delText>p</w:delText>
        </w:r>
      </w:del>
      <w:del w:id="2907" w:author="adachi kento" w:date="2018-12-13T19:52:00Z">
        <w:r w:rsidDel="00A97A79">
          <w:delText>rocessing</w:delText>
        </w:r>
      </w:del>
    </w:p>
    <w:p w14:paraId="144B8B09" w14:textId="33E4BE7A" w:rsidR="00C71C4C" w:rsidRPr="00C71C4C" w:rsidDel="00A97A79" w:rsidRDefault="00C71C4C" w:rsidP="00C71C4C">
      <w:pPr>
        <w:pStyle w:val="Para4lines"/>
        <w:spacing w:afterLines="400" w:after="960"/>
        <w:rPr>
          <w:del w:id="2908" w:author="adachi kento" w:date="2018-12-13T19:52:00Z"/>
          <w:lang w:val="en-US"/>
        </w:rPr>
      </w:pPr>
      <w:del w:id="2909" w:author="adachi kento" w:date="2018-12-13T19:52:00Z">
        <w:r w:rsidRPr="00C71C4C" w:rsidDel="00A97A79">
          <w:rPr>
            <w:lang w:val="en-US"/>
          </w:rPr>
          <w:delText>Ordinary, image recognition technology is designed for a flatten image. If distorted images are used for recognition, high accuracy can not be obtained. Therefore, it is necessary to transform label to a flat surface.  To transform a curved surface image into a plane, use the following method.</w:delText>
        </w:r>
      </w:del>
    </w:p>
    <w:p w14:paraId="31218DD8" w14:textId="73E34EDC" w:rsidR="00C71C4C" w:rsidRPr="00C71C4C" w:rsidDel="00A97A79" w:rsidRDefault="00C71C4C">
      <w:pPr>
        <w:pStyle w:val="ParagraphItemize"/>
        <w:numPr>
          <w:ilvl w:val="0"/>
          <w:numId w:val="50"/>
        </w:numPr>
        <w:rPr>
          <w:del w:id="2910" w:author="adachi kento" w:date="2018-12-13T19:52:00Z"/>
          <w:lang w:val="en-US"/>
        </w:rPr>
        <w:pPrChange w:id="2911" w:author="adachi kento" w:date="2018-12-13T18:10:00Z">
          <w:pPr>
            <w:pStyle w:val="Para4lines"/>
            <w:spacing w:afterLines="400" w:after="960"/>
          </w:pPr>
        </w:pPrChange>
      </w:pPr>
      <w:del w:id="2912" w:author="adachi kento" w:date="2018-12-13T18:10:00Z">
        <w:r w:rsidDel="00AD51D1">
          <w:rPr>
            <w:lang w:val="en-US"/>
          </w:rPr>
          <w:delText xml:space="preserve">(1)  </w:delText>
        </w:r>
      </w:del>
      <w:del w:id="2913" w:author="adachi kento" w:date="2018-12-13T19:52:00Z">
        <w:r w:rsidRPr="00C71C4C" w:rsidDel="00A97A79">
          <w:rPr>
            <w:lang w:val="en-US"/>
          </w:rPr>
          <w:delText>First, detect the pole using YOLO</w:delText>
        </w:r>
      </w:del>
    </w:p>
    <w:p w14:paraId="6F4B6C6F" w14:textId="7695A7DA" w:rsidR="00691597" w:rsidDel="00A97A79" w:rsidRDefault="00C71C4C">
      <w:pPr>
        <w:pStyle w:val="ParagraphItemize"/>
        <w:numPr>
          <w:ilvl w:val="0"/>
          <w:numId w:val="50"/>
        </w:numPr>
        <w:rPr>
          <w:del w:id="2914" w:author="adachi kento" w:date="2018-12-13T19:52:00Z"/>
          <w:lang w:val="en-US" w:eastAsia="ja-JP"/>
        </w:rPr>
        <w:pPrChange w:id="2915" w:author="adachi kento" w:date="2018-12-13T18:10:00Z">
          <w:pPr>
            <w:pStyle w:val="Para4lines"/>
            <w:spacing w:after="1248"/>
          </w:pPr>
        </w:pPrChange>
      </w:pPr>
      <w:del w:id="2916" w:author="adachi kento" w:date="2018-12-13T18:10:00Z">
        <w:r w:rsidDel="00AD51D1">
          <w:rPr>
            <w:lang w:val="en-US"/>
          </w:rPr>
          <w:delText xml:space="preserve">(2)  </w:delText>
        </w:r>
      </w:del>
      <w:del w:id="2917" w:author="adachi kento" w:date="2018-12-13T18:11:00Z">
        <w:r w:rsidR="00FC7795" w:rsidRPr="00FC7795" w:rsidDel="00AD51D1">
          <w:rPr>
            <w:lang w:val="en-US"/>
          </w:rPr>
          <w:delText xml:space="preserve">1. </w:delText>
        </w:r>
      </w:del>
      <w:del w:id="2918" w:author="adachi kento" w:date="2018-12-13T19:52:00Z">
        <w:r w:rsidR="00FC7795" w:rsidRPr="00FC7795" w:rsidDel="00A97A79">
          <w:rPr>
            <w:lang w:val="en-US"/>
          </w:rPr>
          <w:delText>Next, calculate the center of</w:delText>
        </w:r>
        <w:r w:rsidR="0089032B" w:rsidDel="00A97A79">
          <w:rPr>
            <w:lang w:val="en-US"/>
          </w:rPr>
          <w:delText xml:space="preserve"> </w:delText>
        </w:r>
        <w:r w:rsidR="0089032B" w:rsidRPr="0089032B" w:rsidDel="00A97A79">
          <w:rPr>
            <w:lang w:val="en-US"/>
          </w:rPr>
          <w:delText>x-coordinate</w:delText>
        </w:r>
        <w:r w:rsidR="0089032B" w:rsidDel="00A97A79">
          <w:rPr>
            <w:lang w:val="en-US"/>
          </w:rPr>
          <w:delText xml:space="preserve"> </w:delText>
        </w:r>
        <w:r w:rsidR="00FC7795" w:rsidRPr="00FC7795" w:rsidDel="00A97A79">
          <w:rPr>
            <w:lang w:val="en-US"/>
          </w:rPr>
          <w:delText xml:space="preserve">of detected pole. </w:delText>
        </w:r>
      </w:del>
    </w:p>
    <w:p w14:paraId="3B8BDDC7" w14:textId="71762918" w:rsidR="00C71C4C" w:rsidDel="00A97A79" w:rsidRDefault="00C71C4C">
      <w:pPr>
        <w:pStyle w:val="ParagraphItemize"/>
        <w:numPr>
          <w:ilvl w:val="0"/>
          <w:numId w:val="50"/>
        </w:numPr>
        <w:rPr>
          <w:del w:id="2919" w:author="adachi kento" w:date="2018-12-13T19:52:00Z"/>
          <w:lang w:val="en-US"/>
        </w:rPr>
        <w:pPrChange w:id="2920" w:author="adachi kento" w:date="2018-12-13T18:10:00Z">
          <w:pPr>
            <w:pStyle w:val="Para4lines"/>
            <w:spacing w:after="1248"/>
          </w:pPr>
        </w:pPrChange>
      </w:pPr>
      <w:del w:id="2921" w:author="adachi kento" w:date="2018-12-13T18:10:00Z">
        <w:r w:rsidDel="00AD51D1">
          <w:rPr>
            <w:lang w:val="en-US"/>
          </w:rPr>
          <w:delText xml:space="preserve">(3) </w:delText>
        </w:r>
        <w:r w:rsidRPr="00C71C4C" w:rsidDel="00AD51D1">
          <w:rPr>
            <w:lang w:val="en-US"/>
          </w:rPr>
          <w:delText xml:space="preserve"> </w:delText>
        </w:r>
      </w:del>
      <w:del w:id="2922" w:author="adachi kento" w:date="2018-12-13T19:52:00Z">
        <w:r w:rsidRPr="00C71C4C" w:rsidDel="00A97A79">
          <w:rPr>
            <w:lang w:val="en-US"/>
          </w:rPr>
          <w:delText>Calculate the projection of a cylinder</w:delText>
        </w:r>
      </w:del>
    </w:p>
    <w:p w14:paraId="7FC7F414" w14:textId="496FC297" w:rsidR="00005288" w:rsidDel="00A97A79" w:rsidRDefault="00005288" w:rsidP="00C71C4C">
      <w:pPr>
        <w:pStyle w:val="Para4lines"/>
        <w:spacing w:after="1248"/>
        <w:rPr>
          <w:del w:id="2923" w:author="adachi kento" w:date="2018-12-13T19:52:00Z"/>
          <w:lang w:val="en-US" w:eastAsia="ja-JP"/>
        </w:rPr>
      </w:pPr>
      <w:del w:id="2924" w:author="adachi kento" w:date="2018-12-13T19:52:00Z">
        <w:r w:rsidRPr="00005288" w:rsidDel="00A97A79">
          <w:rPr>
            <w:lang w:val="en-US"/>
          </w:rPr>
          <w:delText>This transformation reduces the distortion in the lateral direction, and recognition can be performed with higher accuracy.</w:delText>
        </w:r>
      </w:del>
    </w:p>
    <w:p w14:paraId="34EBACD6" w14:textId="0FADAE4C" w:rsidR="00C71C4C" w:rsidDel="00A97A79" w:rsidRDefault="00C71C4C" w:rsidP="00C71C4C">
      <w:pPr>
        <w:pStyle w:val="2"/>
        <w:spacing w:after="480"/>
        <w:rPr>
          <w:del w:id="2925" w:author="adachi kento" w:date="2018-12-13T19:52:00Z"/>
        </w:rPr>
      </w:pPr>
      <w:del w:id="2926" w:author="adachi kento" w:date="2018-12-13T19:52:00Z">
        <w:r w:rsidRPr="00C71C4C" w:rsidDel="00A97A79">
          <w:delText xml:space="preserve">Label </w:delText>
        </w:r>
      </w:del>
      <w:del w:id="2927" w:author="adachi kento" w:date="2018-12-13T18:17:00Z">
        <w:r w:rsidRPr="00C71C4C" w:rsidDel="002E104D">
          <w:delText>r</w:delText>
        </w:r>
      </w:del>
      <w:del w:id="2928" w:author="adachi kento" w:date="2018-12-13T19:52:00Z">
        <w:r w:rsidRPr="00C71C4C" w:rsidDel="00A97A79">
          <w:delText>ecognition</w:delText>
        </w:r>
      </w:del>
    </w:p>
    <w:p w14:paraId="50525419" w14:textId="343FC43F" w:rsidR="00C71C4C" w:rsidDel="00A97A79" w:rsidRDefault="00C71C4C" w:rsidP="00C71C4C">
      <w:pPr>
        <w:pStyle w:val="Para4lines"/>
        <w:spacing w:after="1248"/>
        <w:rPr>
          <w:del w:id="2929" w:author="adachi kento" w:date="2018-12-13T19:52:00Z"/>
          <w:lang w:val="en-US"/>
        </w:rPr>
      </w:pPr>
      <w:del w:id="2930" w:author="adachi kento" w:date="2018-12-13T19:52:00Z">
        <w:r w:rsidRPr="00C71C4C" w:rsidDel="00A97A79">
          <w:rPr>
            <w:lang w:val="en-US"/>
          </w:rPr>
          <w:delText>Recognize characters from flatten image. The recognition process is shown below.  We perform object detection of 52 classes of alphabet a - z A - Z using YOLO.  For training, use padded font data by placing noise on the image or deforming it.</w:delText>
        </w:r>
      </w:del>
    </w:p>
    <w:p w14:paraId="0171326E" w14:textId="5A3B76D1" w:rsidR="000D146F" w:rsidDel="00A97A79" w:rsidRDefault="000D146F" w:rsidP="000D146F">
      <w:pPr>
        <w:pStyle w:val="2"/>
        <w:spacing w:after="480"/>
        <w:rPr>
          <w:del w:id="2931" w:author="adachi kento" w:date="2018-12-13T19:49:00Z"/>
        </w:rPr>
      </w:pPr>
      <w:del w:id="2932" w:author="adachi kento" w:date="2018-12-13T19:49:00Z">
        <w:r w:rsidDel="00A97A79">
          <w:rPr>
            <w:rFonts w:hint="eastAsia"/>
          </w:rPr>
          <w:delText>D</w:delText>
        </w:r>
        <w:r w:rsidDel="00A97A79">
          <w:delText xml:space="preserve">ata </w:delText>
        </w:r>
      </w:del>
      <w:del w:id="2933" w:author="adachi kento" w:date="2018-12-13T18:17:00Z">
        <w:r w:rsidDel="00A313CE">
          <w:delText>a</w:delText>
        </w:r>
      </w:del>
      <w:del w:id="2934" w:author="adachi kento" w:date="2018-12-13T19:49:00Z">
        <w:r w:rsidDel="00A97A79">
          <w:delText>ugmentation</w:delText>
        </w:r>
      </w:del>
    </w:p>
    <w:p w14:paraId="6EA8564A" w14:textId="13DF2BBE" w:rsidR="000D146F" w:rsidDel="0048722A" w:rsidRDefault="000D146F" w:rsidP="000D146F">
      <w:pPr>
        <w:pStyle w:val="Para4lines"/>
        <w:spacing w:after="1248"/>
        <w:rPr>
          <w:del w:id="2935" w:author="adachi kento" w:date="2018-12-13T17:35:00Z"/>
          <w:lang w:val="en-US"/>
        </w:rPr>
      </w:pPr>
      <w:del w:id="2936" w:author="adachi kento" w:date="2018-12-13T19:49:00Z">
        <w:r w:rsidRPr="000D146F" w:rsidDel="00A97A79">
          <w:rPr>
            <w:lang w:val="en-US"/>
          </w:rPr>
          <w:delText>A large amount of training data is necessary for deep learning. Therefore, in deep learning in recent years, researchers performed Gaussian noise on original data, adjust contrast, adjust brightness, perform smoothing, expand / shrink / rotate, invert by combining processing to augment the data.</w:delText>
        </w:r>
        <w:r w:rsidDel="00A97A79">
          <w:rPr>
            <w:rFonts w:hint="eastAsia"/>
            <w:lang w:val="en-US"/>
          </w:rPr>
          <w:delText xml:space="preserve"> </w:delText>
        </w:r>
        <w:r w:rsidDel="00A97A79">
          <w:rPr>
            <w:lang w:val="en-US"/>
          </w:rPr>
          <w:delText xml:space="preserve"> </w:delText>
        </w:r>
        <w:r w:rsidRPr="000D146F" w:rsidDel="00A97A79">
          <w:rPr>
            <w:lang w:val="en-US"/>
          </w:rPr>
          <w:delText>By applying data augmentation, it is possible to recognize with high accuracy with less data.</w:delText>
        </w:r>
      </w:del>
    </w:p>
    <w:p w14:paraId="4B0334CB" w14:textId="39D6020D" w:rsidR="000D146F" w:rsidDel="0048722A" w:rsidRDefault="000D146F" w:rsidP="00D94415">
      <w:pPr>
        <w:pStyle w:val="2"/>
        <w:spacing w:after="480"/>
        <w:rPr>
          <w:del w:id="2937" w:author="adachi kento" w:date="2018-12-13T17:35:00Z"/>
        </w:rPr>
      </w:pPr>
      <w:del w:id="2938" w:author="adachi kento" w:date="2018-12-13T17:35:00Z">
        <w:r w:rsidRPr="000D146F" w:rsidDel="0048722A">
          <w:delText>Workflow</w:delText>
        </w:r>
      </w:del>
    </w:p>
    <w:p w14:paraId="550D21F1" w14:textId="73C589CA" w:rsidR="000D146F" w:rsidRPr="000D146F" w:rsidDel="0048722A" w:rsidRDefault="000D146F">
      <w:pPr>
        <w:pStyle w:val="Para4lines"/>
        <w:spacing w:after="1248"/>
        <w:jc w:val="left"/>
        <w:rPr>
          <w:del w:id="2939" w:author="adachi kento" w:date="2018-12-13T17:35:00Z"/>
          <w:lang w:val="en-US" w:eastAsia="ja-JP"/>
        </w:rPr>
        <w:pPrChange w:id="2940" w:author="adachi kento" w:date="2018-12-13T17:35:00Z">
          <w:pPr>
            <w:pStyle w:val="Para4lines"/>
            <w:spacing w:after="1248"/>
          </w:pPr>
        </w:pPrChange>
      </w:pPr>
      <w:del w:id="2941" w:author="adachi kento" w:date="2018-12-13T17:35:00Z">
        <w:r w:rsidRPr="000D146F" w:rsidDel="0048722A">
          <w:rPr>
            <w:lang w:val="en-US" w:eastAsia="ja-JP"/>
          </w:rPr>
          <w:delText>We can see the Gantt chart of the workflow below.</w:delText>
        </w:r>
      </w:del>
    </w:p>
    <w:p w14:paraId="73DBFE5A" w14:textId="4E957B1C" w:rsidR="000D146F" w:rsidRPr="000D146F" w:rsidDel="00431921" w:rsidRDefault="000D146F">
      <w:pPr>
        <w:pStyle w:val="CaptionforTable"/>
        <w:spacing w:after="240"/>
        <w:jc w:val="left"/>
        <w:rPr>
          <w:moveFrom w:id="2942" w:author="adachi kento" w:date="2018-12-13T17:34:00Z"/>
          <w:lang w:val="en-US" w:eastAsia="ja-JP"/>
        </w:rPr>
        <w:pPrChange w:id="2943" w:author="adachi kento" w:date="2018-12-13T17:35:00Z">
          <w:pPr>
            <w:pStyle w:val="CaptionforTable"/>
            <w:spacing w:after="240"/>
          </w:pPr>
        </w:pPrChange>
      </w:pPr>
      <w:moveFromRangeStart w:id="2944" w:author="adachi kento" w:date="2018-12-13T17:34:00Z" w:name="move532485823"/>
      <w:moveFrom w:id="2945" w:author="adachi kento" w:date="2018-12-13T17:34:00Z">
        <w:r w:rsidDel="00431921">
          <w:t xml:space="preserve">Table </w:t>
        </w:r>
        <w:r w:rsidR="00FC7795" w:rsidDel="00431921">
          <w:rPr>
            <w:noProof/>
          </w:rPr>
          <w:fldChar w:fldCharType="begin"/>
        </w:r>
        <w:r w:rsidR="00FC7795" w:rsidDel="00431921">
          <w:rPr>
            <w:noProof/>
          </w:rPr>
          <w:instrText xml:space="preserve"> SEQ Table \* ARABIC </w:instrText>
        </w:r>
        <w:r w:rsidR="00FC7795" w:rsidDel="00431921">
          <w:rPr>
            <w:noProof/>
          </w:rPr>
          <w:fldChar w:fldCharType="separate"/>
        </w:r>
        <w:r w:rsidDel="00431921">
          <w:rPr>
            <w:noProof/>
          </w:rPr>
          <w:t>1</w:t>
        </w:r>
        <w:r w:rsidR="00FC7795" w:rsidDel="00431921">
          <w:rPr>
            <w:noProof/>
          </w:rPr>
          <w:fldChar w:fldCharType="end"/>
        </w:r>
        <w:r w:rsidDel="00431921">
          <w:t xml:space="preserve"> - </w:t>
        </w:r>
        <w:r w:rsidDel="00431921">
          <w:rPr>
            <w:lang w:val="en-US" w:eastAsia="ja-JP"/>
          </w:rPr>
          <w:t>Workflow</w:t>
        </w:r>
      </w:moveFrom>
    </w:p>
    <w:p w14:paraId="59B9C0CC" w14:textId="1F1E2A1A" w:rsidR="000D146F" w:rsidDel="0048722A" w:rsidRDefault="000D146F">
      <w:pPr>
        <w:pStyle w:val="Para4lines"/>
        <w:spacing w:after="1248"/>
        <w:rPr>
          <w:del w:id="2946" w:author="adachi kento" w:date="2018-12-13T17:36:00Z"/>
        </w:rPr>
        <w:pPrChange w:id="2947" w:author="adachi kento" w:date="2018-12-13T17:35:00Z">
          <w:pPr>
            <w:pStyle w:val="FigureCentre"/>
          </w:pPr>
        </w:pPrChange>
      </w:pPr>
      <w:moveFromRangeStart w:id="2948" w:author="adachi kento" w:date="2018-12-13T17:34:00Z" w:name="move532485809"/>
      <w:moveFromRangeEnd w:id="2944"/>
      <w:moveFrom w:id="2949" w:author="adachi kento" w:date="2018-12-13T17:34:00Z">
        <w:r w:rsidDel="00431921">
          <w:rPr>
            <w:noProof/>
          </w:rPr>
          <w:drawing>
            <wp:inline distT="0" distB="0" distL="0" distR="0" wp14:anchorId="2CCADACC" wp14:editId="6341F25F">
              <wp:extent cx="5220335" cy="240284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2.png"/>
                      <pic:cNvPicPr/>
                    </pic:nvPicPr>
                    <pic:blipFill>
                      <a:blip r:embed="rId40">
                        <a:extLst>
                          <a:ext uri="{28A0092B-C50C-407E-A947-70E740481C1C}">
                            <a14:useLocalDpi xmlns:a14="http://schemas.microsoft.com/office/drawing/2010/main" val="0"/>
                          </a:ext>
                        </a:extLst>
                      </a:blip>
                      <a:stretch>
                        <a:fillRect/>
                      </a:stretch>
                    </pic:blipFill>
                    <pic:spPr>
                      <a:xfrm>
                        <a:off x="0" y="0"/>
                        <a:ext cx="5220335" cy="2402840"/>
                      </a:xfrm>
                      <a:prstGeom prst="rect">
                        <a:avLst/>
                      </a:prstGeom>
                    </pic:spPr>
                  </pic:pic>
                </a:graphicData>
              </a:graphic>
            </wp:inline>
          </w:drawing>
        </w:r>
      </w:moveFrom>
      <w:moveFromRangeEnd w:id="2948"/>
    </w:p>
    <w:p w14:paraId="462646EC" w14:textId="77777777" w:rsidR="000D146F" w:rsidRDefault="000D146F">
      <w:pPr>
        <w:pStyle w:val="Para4lines"/>
        <w:spacing w:after="1248"/>
        <w:pPrChange w:id="2950" w:author="adachi kento" w:date="2018-12-13T17:36:00Z">
          <w:pPr>
            <w:pStyle w:val="FigureCentre"/>
          </w:pPr>
        </w:pPrChange>
      </w:pPr>
    </w:p>
    <w:p w14:paraId="457BAC64" w14:textId="7D46259C" w:rsidR="000D146F" w:rsidDel="00A97A79" w:rsidRDefault="000D146F" w:rsidP="000D146F">
      <w:pPr>
        <w:pStyle w:val="2"/>
        <w:spacing w:after="480"/>
        <w:rPr>
          <w:del w:id="2951" w:author="adachi kento" w:date="2018-12-13T19:48:00Z"/>
        </w:rPr>
      </w:pPr>
      <w:del w:id="2952" w:author="adachi kento" w:date="2018-12-13T19:48:00Z">
        <w:r w:rsidDel="00A97A79">
          <w:rPr>
            <w:rFonts w:hint="eastAsia"/>
          </w:rPr>
          <w:delText>J</w:delText>
        </w:r>
        <w:r w:rsidDel="00A97A79">
          <w:delText>etson Xavier</w:delText>
        </w:r>
      </w:del>
    </w:p>
    <w:p w14:paraId="34915E4E" w14:textId="3CBCA97C" w:rsidR="0067376E" w:rsidRPr="0067376E" w:rsidDel="00A97A79" w:rsidRDefault="000D146F" w:rsidP="000D146F">
      <w:pPr>
        <w:pStyle w:val="Para4lines"/>
        <w:spacing w:after="1248"/>
        <w:rPr>
          <w:del w:id="2953" w:author="adachi kento" w:date="2018-12-13T19:48:00Z"/>
          <w:lang w:val="en-US"/>
        </w:rPr>
      </w:pPr>
      <w:del w:id="2954" w:author="adachi kento" w:date="2018-12-13T19:48:00Z">
        <w:r w:rsidRPr="000D146F" w:rsidDel="00A97A79">
          <w:rPr>
            <w:lang w:val="en-US"/>
          </w:rPr>
          <w:delText>The Jetson series is an AI computer board that can be mounted on relatively small mobile devices such as robots, drone, security cameras developed by Nvidia.  The latest model "Jetson Xavier" has the 512 core Volta Tensor GPU and theoretically gained 20 times the performance of the conventional model TX 2.</w:delText>
        </w:r>
      </w:del>
    </w:p>
    <w:p w14:paraId="47DBB858" w14:textId="77777777" w:rsidR="00996486" w:rsidRDefault="00996486" w:rsidP="000D146F">
      <w:pPr>
        <w:pStyle w:val="Para2lines"/>
        <w:spacing w:after="480"/>
        <w:ind w:firstLine="0"/>
        <w:sectPr w:rsidR="00996486" w:rsidSect="00084ED0">
          <w:type w:val="oddPage"/>
          <w:pgSz w:w="11907" w:h="16840" w:code="9"/>
          <w:pgMar w:top="1418" w:right="1843" w:bottom="1418" w:left="1843" w:header="709" w:footer="709" w:gutter="0"/>
          <w:cols w:space="708"/>
          <w:docGrid w:linePitch="360"/>
        </w:sectPr>
      </w:pPr>
    </w:p>
    <w:p w14:paraId="533BD1EC" w14:textId="77777777" w:rsidR="00625877" w:rsidDel="004650A1" w:rsidRDefault="00DC7511" w:rsidP="00996486">
      <w:pPr>
        <w:pStyle w:val="1"/>
        <w:spacing w:after="960"/>
        <w:rPr>
          <w:del w:id="2955" w:author="adachi kento" w:date="2018-12-13T22:19:00Z"/>
        </w:rPr>
      </w:pPr>
      <w:r>
        <w:lastRenderedPageBreak/>
        <w:br/>
      </w:r>
      <w:r>
        <w:br/>
      </w:r>
      <w:r w:rsidR="00996486">
        <w:br/>
      </w:r>
      <w:bookmarkStart w:id="2956" w:name="_Toc532516848"/>
      <w:r w:rsidR="00C0216B">
        <w:t>RESULTS</w:t>
      </w:r>
      <w:bookmarkEnd w:id="2956"/>
    </w:p>
    <w:p w14:paraId="26B85A57" w14:textId="77777777" w:rsidR="0048722A" w:rsidRDefault="0048722A">
      <w:pPr>
        <w:pStyle w:val="1"/>
        <w:spacing w:after="960"/>
        <w:rPr>
          <w:ins w:id="2957" w:author="adachi kento" w:date="2018-12-13T17:36:00Z"/>
        </w:rPr>
        <w:pPrChange w:id="2958" w:author="adachi kento" w:date="2018-12-13T22:19:00Z">
          <w:pPr>
            <w:pStyle w:val="2"/>
            <w:spacing w:after="480"/>
          </w:pPr>
        </w:pPrChange>
      </w:pPr>
      <w:bookmarkStart w:id="2959" w:name="_Toc532516849"/>
      <w:bookmarkEnd w:id="2959"/>
    </w:p>
    <w:p w14:paraId="38F12F4A" w14:textId="5DFE9FAC" w:rsidR="00C0216B" w:rsidRDefault="00C0216B" w:rsidP="00C0216B">
      <w:pPr>
        <w:pStyle w:val="2"/>
        <w:spacing w:after="480"/>
      </w:pPr>
      <w:bookmarkStart w:id="2960" w:name="_Toc532516850"/>
      <w:r w:rsidRPr="00C0216B">
        <w:t>Preliminary Results</w:t>
      </w:r>
      <w:bookmarkEnd w:id="2960"/>
    </w:p>
    <w:p w14:paraId="273D7B8B" w14:textId="72A1B456" w:rsidR="000F429A" w:rsidRDefault="00C0216B" w:rsidP="00C0216B">
      <w:pPr>
        <w:pStyle w:val="Para4lines"/>
        <w:spacing w:after="1248"/>
        <w:rPr>
          <w:ins w:id="2961" w:author="adachi kento" w:date="2018-12-13T22:35:00Z"/>
          <w:lang w:val="en-US"/>
        </w:rPr>
      </w:pPr>
      <w:r w:rsidRPr="00C0216B">
        <w:rPr>
          <w:lang w:val="en-US"/>
        </w:rPr>
        <w:t>We manually labeled streetlights and label areas from landscape images taken from the in-vehicle camera as training data.  In order to analyze the recognition accuracy, we labeled three different types of street</w:t>
      </w:r>
      <w:ins w:id="2962" w:author="adachi kento" w:date="2018-12-13T22:38:00Z">
        <w:r w:rsidR="00881C58">
          <w:rPr>
            <w:lang w:val="en-US"/>
          </w:rPr>
          <w:t>lights</w:t>
        </w:r>
      </w:ins>
      <w:del w:id="2963" w:author="adachi kento" w:date="2018-12-13T22:38:00Z">
        <w:r w:rsidRPr="00C0216B" w:rsidDel="00881C58">
          <w:rPr>
            <w:lang w:val="en-US"/>
          </w:rPr>
          <w:delText xml:space="preserve"> lamp</w:delText>
        </w:r>
      </w:del>
      <w:r w:rsidRPr="00C0216B">
        <w:rPr>
          <w:lang w:val="en-US"/>
        </w:rPr>
        <w:t xml:space="preserve">.  </w:t>
      </w:r>
      <w:moveFromRangeStart w:id="2964" w:author="adachi kento" w:date="2018-12-13T22:36:00Z" w:name="move532503917"/>
      <w:moveFrom w:id="2965" w:author="adachi kento" w:date="2018-12-13T22:36:00Z">
        <w:r w:rsidRPr="00C0216B" w:rsidDel="00035D47">
          <w:rPr>
            <w:lang w:val="en-US"/>
          </w:rPr>
          <w:t xml:space="preserve">For labeling, we used software </w:t>
        </w:r>
        <w:r w:rsidDel="00035D47">
          <w:rPr>
            <w:lang w:val="en-US"/>
          </w:rPr>
          <w:t>named</w:t>
        </w:r>
        <w:r w:rsidRPr="00C0216B" w:rsidDel="00035D47">
          <w:rPr>
            <w:lang w:val="en-US"/>
          </w:rPr>
          <w:t xml:space="preserve"> labelimg.  An example of labeling is shown below</w:t>
        </w:r>
      </w:moveFrom>
      <w:moveFromRangeEnd w:id="2964"/>
    </w:p>
    <w:p w14:paraId="17AFFA95" w14:textId="3129AF79" w:rsidR="00C0216B" w:rsidRDefault="00C0216B" w:rsidP="00C0216B">
      <w:pPr>
        <w:pStyle w:val="Para4lines"/>
        <w:spacing w:after="1248"/>
        <w:rPr>
          <w:lang w:val="en-US"/>
        </w:rPr>
      </w:pPr>
      <w:r w:rsidRPr="00C0216B">
        <w:rPr>
          <w:lang w:val="en-US"/>
        </w:rPr>
        <w:t>.</w:t>
      </w:r>
    </w:p>
    <w:p w14:paraId="552CF1A8" w14:textId="77777777" w:rsidR="00C0216B" w:rsidRDefault="00C0216B" w:rsidP="00C0216B">
      <w:pPr>
        <w:pStyle w:val="2"/>
        <w:spacing w:after="480"/>
      </w:pPr>
      <w:bookmarkStart w:id="2966" w:name="_Toc532516851"/>
      <w:r>
        <w:rPr>
          <w:rFonts w:hint="eastAsia"/>
        </w:rPr>
        <w:t>E</w:t>
      </w:r>
      <w:r>
        <w:t>xpected Results</w:t>
      </w:r>
      <w:bookmarkEnd w:id="2966"/>
    </w:p>
    <w:p w14:paraId="383F9778" w14:textId="365E4176" w:rsidR="00C0176B" w:rsidRDefault="00C0216B" w:rsidP="00C0216B">
      <w:pPr>
        <w:pStyle w:val="Para4lines"/>
        <w:spacing w:after="1248"/>
        <w:rPr>
          <w:lang w:val="en-US" w:eastAsia="ja-JP"/>
        </w:rPr>
        <w:sectPr w:rsidR="00C0176B" w:rsidSect="00084ED0">
          <w:pgSz w:w="11907" w:h="16840" w:code="9"/>
          <w:pgMar w:top="1418" w:right="1843" w:bottom="1418" w:left="1843" w:header="709" w:footer="709" w:gutter="0"/>
          <w:cols w:space="708"/>
          <w:docGrid w:linePitch="360"/>
        </w:sectPr>
      </w:pPr>
      <w:r w:rsidRPr="00C0216B">
        <w:rPr>
          <w:lang w:val="en-US"/>
        </w:rPr>
        <w:t xml:space="preserve">The expected result is to realize character detection with high precision so that robots can recognize signs and signs in the real world. This time we limited it to character detection on a cylinder, but in the </w:t>
      </w:r>
      <w:del w:id="2967" w:author="adachi kento" w:date="2018-12-14T01:43:00Z">
        <w:r w:rsidRPr="00C0216B" w:rsidDel="002D4BEE">
          <w:rPr>
            <w:lang w:val="en-US"/>
          </w:rPr>
          <w:delText>future we</w:delText>
        </w:r>
      </w:del>
      <w:ins w:id="2968" w:author="adachi kento" w:date="2018-12-14T01:43:00Z">
        <w:r w:rsidR="002D4BEE" w:rsidRPr="00C0216B">
          <w:rPr>
            <w:lang w:val="en-US"/>
          </w:rPr>
          <w:t>future, we</w:t>
        </w:r>
      </w:ins>
      <w:r w:rsidRPr="00C0216B">
        <w:rPr>
          <w:lang w:val="en-US"/>
        </w:rPr>
        <w:t xml:space="preserve"> would like to consider a method to predict a </w:t>
      </w:r>
      <w:del w:id="2969" w:author="adachi kento" w:date="2018-12-14T01:43:00Z">
        <w:r w:rsidRPr="00C0216B" w:rsidDel="002D4BEE">
          <w:rPr>
            <w:lang w:val="en-US"/>
          </w:rPr>
          <w:delText>three dimensional</w:delText>
        </w:r>
      </w:del>
      <w:ins w:id="2970" w:author="adachi kento" w:date="2018-12-14T01:43:00Z">
        <w:r w:rsidR="002D4BEE" w:rsidRPr="00C0216B">
          <w:rPr>
            <w:lang w:val="en-US"/>
          </w:rPr>
          <w:t>three-dimensional</w:t>
        </w:r>
      </w:ins>
      <w:r w:rsidRPr="00C0216B">
        <w:rPr>
          <w:lang w:val="en-US"/>
        </w:rPr>
        <w:t xml:space="preserve"> shape from a photograph and reshape it on a plane</w:t>
      </w:r>
      <w:r w:rsidR="00B11333">
        <w:rPr>
          <w:lang w:val="en-US" w:eastAsia="ja-JP"/>
        </w:rPr>
        <w:t>.</w:t>
      </w:r>
    </w:p>
    <w:p w14:paraId="7AA29D79" w14:textId="77777777" w:rsidR="00996486" w:rsidDel="004650A1" w:rsidRDefault="00DC7511" w:rsidP="00996486">
      <w:pPr>
        <w:pStyle w:val="1"/>
        <w:spacing w:after="960"/>
        <w:rPr>
          <w:del w:id="2971" w:author="adachi kento" w:date="2018-12-13T22:19:00Z"/>
        </w:rPr>
      </w:pPr>
      <w:r>
        <w:lastRenderedPageBreak/>
        <w:br/>
      </w:r>
      <w:r>
        <w:br/>
      </w:r>
      <w:r>
        <w:br/>
      </w:r>
      <w:bookmarkStart w:id="2972" w:name="_Toc532516852"/>
      <w:r>
        <w:t>CONCLUSION AND RECOMMENDATIONS</w:t>
      </w:r>
      <w:bookmarkEnd w:id="2972"/>
    </w:p>
    <w:p w14:paraId="57F8F851" w14:textId="77777777" w:rsidR="00864B4C" w:rsidRDefault="00864B4C">
      <w:pPr>
        <w:pStyle w:val="1"/>
        <w:spacing w:after="960"/>
        <w:rPr>
          <w:ins w:id="2973" w:author="adachi kento" w:date="2018-12-13T17:38:00Z"/>
        </w:rPr>
        <w:pPrChange w:id="2974" w:author="adachi kento" w:date="2018-12-13T17:38:00Z">
          <w:pPr>
            <w:pStyle w:val="2"/>
            <w:spacing w:after="480"/>
          </w:pPr>
        </w:pPrChange>
      </w:pPr>
      <w:bookmarkStart w:id="2975" w:name="_Toc532516853"/>
      <w:bookmarkEnd w:id="2975"/>
    </w:p>
    <w:p w14:paraId="4B8024B7" w14:textId="14BAA92E" w:rsidR="00DC7511" w:rsidRDefault="00C56D73" w:rsidP="00DC7511">
      <w:pPr>
        <w:pStyle w:val="2"/>
        <w:spacing w:after="480"/>
      </w:pPr>
      <w:bookmarkStart w:id="2976" w:name="_Toc532516854"/>
      <w:r>
        <w:t>Conclusion</w:t>
      </w:r>
      <w:bookmarkEnd w:id="2976"/>
    </w:p>
    <w:p w14:paraId="0E0D60C4" w14:textId="342807DC" w:rsidR="00AB5496" w:rsidRDefault="00C56D73" w:rsidP="00C56D73">
      <w:pPr>
        <w:pStyle w:val="Para4lines"/>
        <w:spacing w:after="1248"/>
        <w:rPr>
          <w:ins w:id="2977" w:author="adachi kento" w:date="2018-12-13T20:30:00Z"/>
          <w:lang w:val="en-US"/>
        </w:rPr>
      </w:pPr>
      <w:r w:rsidRPr="00C56D73">
        <w:rPr>
          <w:lang w:val="en-US"/>
        </w:rPr>
        <w:t>We have proposed a method to recognize character strings on a cylinder surface from photographs using deep learning.</w:t>
      </w:r>
      <w:ins w:id="2978" w:author="adachi kento" w:date="2018-12-13T23:59:00Z">
        <w:r w:rsidR="00443ED6">
          <w:rPr>
            <w:lang w:val="en-US"/>
          </w:rPr>
          <w:t xml:space="preserve"> </w:t>
        </w:r>
      </w:ins>
      <w:ins w:id="2979" w:author="adachi kento" w:date="2018-12-14T00:01:00Z">
        <w:r w:rsidR="00443ED6">
          <w:rPr>
            <w:lang w:val="en-US"/>
          </w:rPr>
          <w:t xml:space="preserve"> In</w:t>
        </w:r>
      </w:ins>
      <w:ins w:id="2980" w:author="adachi kento" w:date="2018-12-13T23:59:00Z">
        <w:r w:rsidR="00443ED6">
          <w:rPr>
            <w:lang w:val="en-US"/>
          </w:rPr>
          <w:t xml:space="preserve"> </w:t>
        </w:r>
      </w:ins>
      <w:ins w:id="2981" w:author="adachi kento" w:date="2018-12-14T00:01:00Z">
        <w:r w:rsidR="00443ED6">
          <w:rPr>
            <w:lang w:val="en-US"/>
          </w:rPr>
          <w:t>p</w:t>
        </w:r>
      </w:ins>
      <w:ins w:id="2982" w:author="adachi kento" w:date="2018-12-13T23:59:00Z">
        <w:r w:rsidR="00443ED6">
          <w:rPr>
            <w:lang w:val="en-US"/>
          </w:rPr>
          <w:t>articular,</w:t>
        </w:r>
      </w:ins>
      <w:ins w:id="2983" w:author="adachi kento" w:date="2018-12-14T00:00:00Z">
        <w:r w:rsidR="00443ED6">
          <w:rPr>
            <w:lang w:val="en-US"/>
          </w:rPr>
          <w:t xml:space="preserve"> this study focused on</w:t>
        </w:r>
      </w:ins>
      <w:ins w:id="2984" w:author="adachi kento" w:date="2018-12-14T00:01:00Z">
        <w:r w:rsidR="00443ED6">
          <w:rPr>
            <w:lang w:val="en-US"/>
          </w:rPr>
          <w:t xml:space="preserve"> detecting</w:t>
        </w:r>
      </w:ins>
      <w:ins w:id="2985" w:author="adachi kento" w:date="2018-12-14T00:02:00Z">
        <w:r w:rsidR="00443ED6">
          <w:rPr>
            <w:lang w:val="en-US"/>
          </w:rPr>
          <w:t xml:space="preserve"> streetlight and read the character on it</w:t>
        </w:r>
      </w:ins>
      <w:ins w:id="2986" w:author="adachi kento" w:date="2018-12-14T00:01:00Z">
        <w:r w:rsidR="00443ED6">
          <w:rPr>
            <w:lang w:val="en-US"/>
          </w:rPr>
          <w:t>.</w:t>
        </w:r>
      </w:ins>
      <w:ins w:id="2987" w:author="adachi kento" w:date="2018-12-14T00:00:00Z">
        <w:r w:rsidR="00443ED6">
          <w:rPr>
            <w:lang w:val="en-US"/>
          </w:rPr>
          <w:t xml:space="preserve"> </w:t>
        </w:r>
      </w:ins>
      <w:ins w:id="2988" w:author="adachi kento" w:date="2018-12-13T23:59:00Z">
        <w:r w:rsidR="00443ED6">
          <w:rPr>
            <w:lang w:val="en-US"/>
          </w:rPr>
          <w:t xml:space="preserve"> We</w:t>
        </w:r>
      </w:ins>
      <w:ins w:id="2989" w:author="adachi kento" w:date="2018-12-14T00:02:00Z">
        <w:r w:rsidR="00443ED6">
          <w:rPr>
            <w:lang w:val="en-US"/>
          </w:rPr>
          <w:t xml:space="preserve"> have</w:t>
        </w:r>
      </w:ins>
      <w:ins w:id="2990" w:author="adachi kento" w:date="2018-12-13T23:56:00Z">
        <w:r w:rsidR="00443ED6">
          <w:rPr>
            <w:lang w:val="en-US"/>
          </w:rPr>
          <w:t xml:space="preserve"> labeled the</w:t>
        </w:r>
      </w:ins>
      <w:ins w:id="2991" w:author="adachi kento" w:date="2018-12-13T23:57:00Z">
        <w:r w:rsidR="00443ED6">
          <w:rPr>
            <w:lang w:val="en-US"/>
          </w:rPr>
          <w:t xml:space="preserve"> images.</w:t>
        </w:r>
      </w:ins>
      <w:r>
        <w:rPr>
          <w:lang w:val="en-US"/>
        </w:rPr>
        <w:t xml:space="preserve">  </w:t>
      </w:r>
      <w:r w:rsidRPr="00C56D73">
        <w:rPr>
          <w:lang w:val="en-US"/>
        </w:rPr>
        <w:t>Deep learning has the power to solve the problems that we have not accomplished so far and will continue to be applied in various fields from now on.</w:t>
      </w:r>
    </w:p>
    <w:p w14:paraId="0D087650" w14:textId="6765F7C0" w:rsidR="00314FD8" w:rsidRDefault="00314FD8" w:rsidP="00314FD8">
      <w:pPr>
        <w:pStyle w:val="2"/>
        <w:spacing w:after="480"/>
        <w:rPr>
          <w:ins w:id="2992" w:author="adachi kento" w:date="2018-12-13T20:30:00Z"/>
        </w:rPr>
      </w:pPr>
      <w:bookmarkStart w:id="2993" w:name="_Toc532516855"/>
      <w:ins w:id="2994" w:author="adachi kento" w:date="2018-12-13T20:30:00Z">
        <w:r>
          <w:rPr>
            <w:rFonts w:hint="eastAsia"/>
          </w:rPr>
          <w:t>F</w:t>
        </w:r>
        <w:r>
          <w:t>uture Work</w:t>
        </w:r>
        <w:bookmarkEnd w:id="2993"/>
      </w:ins>
    </w:p>
    <w:p w14:paraId="4DDE7843" w14:textId="5DEA90BA" w:rsidR="00314FD8" w:rsidRPr="002E7289" w:rsidRDefault="002E7289" w:rsidP="00314FD8">
      <w:pPr>
        <w:pStyle w:val="Para4lines"/>
        <w:spacing w:after="1248"/>
        <w:rPr>
          <w:lang w:val="en-US" w:eastAsia="ja-JP"/>
          <w:rPrChange w:id="2995" w:author="adachi kento" w:date="2018-12-14T00:11:00Z">
            <w:rPr/>
          </w:rPrChange>
        </w:rPr>
      </w:pPr>
      <w:ins w:id="2996" w:author="adachi kento" w:date="2018-12-14T00:08:00Z">
        <w:r w:rsidRPr="002E7289">
          <w:rPr>
            <w:lang w:val="en-US" w:eastAsia="ja-JP"/>
          </w:rPr>
          <w:t xml:space="preserve">In the near future, the </w:t>
        </w:r>
        <w:r>
          <w:rPr>
            <w:lang w:val="en-US" w:eastAsia="ja-JP"/>
          </w:rPr>
          <w:t>resolution</w:t>
        </w:r>
        <w:r w:rsidRPr="002E7289">
          <w:rPr>
            <w:lang w:val="en-US" w:eastAsia="ja-JP"/>
          </w:rPr>
          <w:t xml:space="preserve"> of the </w:t>
        </w:r>
        <w:r>
          <w:rPr>
            <w:lang w:val="en-US" w:eastAsia="ja-JP"/>
          </w:rPr>
          <w:t>photo</w:t>
        </w:r>
        <w:r w:rsidRPr="002E7289">
          <w:rPr>
            <w:lang w:val="en-US" w:eastAsia="ja-JP"/>
          </w:rPr>
          <w:t xml:space="preserve"> will be improved and vividly reflect objects far away.</w:t>
        </w:r>
      </w:ins>
      <w:ins w:id="2997" w:author="adachi kento" w:date="2018-12-14T00:10:00Z">
        <w:r w:rsidRPr="002E7289">
          <w:t xml:space="preserve"> </w:t>
        </w:r>
        <w:r>
          <w:t xml:space="preserve"> </w:t>
        </w:r>
        <w:r w:rsidRPr="002E7289">
          <w:rPr>
            <w:lang w:val="en-US" w:eastAsia="ja-JP"/>
          </w:rPr>
          <w:t>Object detection technology will exceed the human cognitive ability.</w:t>
        </w:r>
      </w:ins>
      <w:ins w:id="2998" w:author="adachi kento" w:date="2018-12-14T00:11:00Z">
        <w:r>
          <w:rPr>
            <w:lang w:val="en-US" w:eastAsia="ja-JP"/>
          </w:rPr>
          <w:t xml:space="preserve">  </w:t>
        </w:r>
        <w:r w:rsidRPr="002E7289">
          <w:rPr>
            <w:lang w:val="en-US" w:eastAsia="ja-JP"/>
          </w:rPr>
          <w:t>Then the object detection techn</w:t>
        </w:r>
        <w:r>
          <w:rPr>
            <w:lang w:val="en-US" w:eastAsia="ja-JP"/>
          </w:rPr>
          <w:t>ology</w:t>
        </w:r>
        <w:r w:rsidRPr="002E7289">
          <w:rPr>
            <w:lang w:val="en-US" w:eastAsia="ja-JP"/>
          </w:rPr>
          <w:t xml:space="preserve"> will exceed the human cognitive ability.</w:t>
        </w:r>
      </w:ins>
      <w:ins w:id="2999" w:author="adachi kento" w:date="2018-12-14T00:12:00Z">
        <w:r>
          <w:rPr>
            <w:lang w:val="en-US" w:eastAsia="ja-JP"/>
          </w:rPr>
          <w:t xml:space="preserve">  </w:t>
        </w:r>
        <w:r w:rsidRPr="002E7289">
          <w:rPr>
            <w:lang w:val="en-US" w:eastAsia="ja-JP"/>
          </w:rPr>
          <w:t xml:space="preserve">I hope that this research contributes to improving </w:t>
        </w:r>
      </w:ins>
      <w:ins w:id="3000" w:author="adachi kento" w:date="2018-12-14T00:13:00Z">
        <w:r>
          <w:rPr>
            <w:lang w:val="en-US" w:eastAsia="ja-JP"/>
          </w:rPr>
          <w:t xml:space="preserve">those </w:t>
        </w:r>
      </w:ins>
      <w:ins w:id="3001" w:author="adachi kento" w:date="2018-12-14T00:12:00Z">
        <w:r w:rsidRPr="002E7289">
          <w:rPr>
            <w:lang w:val="en-US" w:eastAsia="ja-JP"/>
          </w:rPr>
          <w:t>technology.</w:t>
        </w:r>
      </w:ins>
    </w:p>
    <w:p w14:paraId="32460257" w14:textId="77777777" w:rsidR="00DC7511" w:rsidRPr="00DC7511" w:rsidRDefault="00DC7511" w:rsidP="00DC7511">
      <w:pPr>
        <w:rPr>
          <w:lang w:val="en-US"/>
        </w:rPr>
      </w:pPr>
    </w:p>
    <w:p w14:paraId="42D493DB" w14:textId="77777777" w:rsidR="00C56D73" w:rsidRDefault="00C56D73">
      <w:pPr>
        <w:spacing w:after="480" w:line="276" w:lineRule="auto"/>
        <w:rPr>
          <w:rFonts w:eastAsiaTheme="majorEastAsia" w:cstheme="majorBidi"/>
          <w:b/>
          <w:caps/>
          <w:spacing w:val="-10"/>
          <w:kern w:val="28"/>
          <w:szCs w:val="56"/>
        </w:rPr>
      </w:pPr>
      <w:r>
        <w:br w:type="page"/>
      </w:r>
    </w:p>
    <w:p w14:paraId="703900A3" w14:textId="77777777" w:rsidR="00FE57B2" w:rsidRDefault="008311F1" w:rsidP="008311F1">
      <w:pPr>
        <w:pStyle w:val="References"/>
        <w:spacing w:after="960"/>
      </w:pPr>
      <w:bookmarkStart w:id="3002" w:name="_Toc532350297"/>
      <w:bookmarkStart w:id="3003" w:name="_Toc532516856"/>
      <w:r>
        <w:lastRenderedPageBreak/>
        <w:t>REFERENCES</w:t>
      </w:r>
      <w:bookmarkEnd w:id="3002"/>
      <w:bookmarkEnd w:id="3003"/>
    </w:p>
    <w:customXmlInsRangeStart w:id="3004" w:author="adachi kento" w:date="2018-12-13T20:16:00Z"/>
    <w:sdt>
      <w:sdtPr>
        <w:rPr>
          <w:lang w:val="ja"/>
        </w:rPr>
        <w:id w:val="1392393910"/>
        <w:docPartObj>
          <w:docPartGallery w:val="Bibliographies"/>
          <w:docPartUnique/>
        </w:docPartObj>
      </w:sdtPr>
      <w:sdtEndPr>
        <w:rPr>
          <w:b/>
          <w:bCs/>
          <w:lang w:val="en-MY"/>
        </w:rPr>
      </w:sdtEndPr>
      <w:sdtContent>
        <w:customXmlInsRangeEnd w:id="3004"/>
        <w:p w14:paraId="7A706598" w14:textId="77777777" w:rsidR="00B17DEB" w:rsidRDefault="00D53410">
          <w:pPr>
            <w:rPr>
              <w:rFonts w:asciiTheme="minorHAnsi" w:hAnsiTheme="minorHAnsi"/>
              <w:noProof/>
              <w:sz w:val="22"/>
            </w:rPr>
          </w:pPr>
          <w:ins w:id="3005" w:author="adachi kento" w:date="2018-12-13T20:16:00Z">
            <w:r>
              <w:fldChar w:fldCharType="begin"/>
            </w:r>
            <w:r>
              <w:instrText>BIBLIOGRAPHY</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866"/>
          </w:tblGrid>
          <w:tr w:rsidR="00B17DEB" w14:paraId="31FB90D8" w14:textId="77777777">
            <w:trPr>
              <w:divId w:val="1972786847"/>
              <w:tblCellSpacing w:w="15" w:type="dxa"/>
              <w:ins w:id="3006" w:author="adachi kento" w:date="2018-12-14T02:06:00Z"/>
            </w:trPr>
            <w:tc>
              <w:tcPr>
                <w:tcW w:w="50" w:type="pct"/>
                <w:hideMark/>
              </w:tcPr>
              <w:p w14:paraId="2449050B" w14:textId="45CA3C19" w:rsidR="00B17DEB" w:rsidRDefault="00B17DEB">
                <w:pPr>
                  <w:pStyle w:val="aff"/>
                  <w:rPr>
                    <w:ins w:id="3007" w:author="adachi kento" w:date="2018-12-14T02:06:00Z"/>
                    <w:noProof/>
                    <w:szCs w:val="24"/>
                  </w:rPr>
                </w:pPr>
                <w:ins w:id="3008" w:author="adachi kento" w:date="2018-12-14T02:06:00Z">
                  <w:r>
                    <w:rPr>
                      <w:noProof/>
                    </w:rPr>
                    <w:t xml:space="preserve">[1] </w:t>
                  </w:r>
                </w:ins>
              </w:p>
            </w:tc>
            <w:tc>
              <w:tcPr>
                <w:tcW w:w="0" w:type="auto"/>
                <w:hideMark/>
              </w:tcPr>
              <w:p w14:paraId="20532D3F" w14:textId="77777777" w:rsidR="00B17DEB" w:rsidRDefault="00B17DEB">
                <w:pPr>
                  <w:pStyle w:val="aff"/>
                  <w:rPr>
                    <w:ins w:id="3009" w:author="adachi kento" w:date="2018-12-14T02:06:00Z"/>
                    <w:noProof/>
                  </w:rPr>
                </w:pPr>
                <w:ins w:id="3010" w:author="adachi kento" w:date="2018-12-14T02:06:00Z">
                  <w:r>
                    <w:rPr>
                      <w:noProof/>
                    </w:rPr>
                    <w:t xml:space="preserve">S. D. R. G. a. A. F. Joseph Redmon, You Only Look Once: Unified, Real-Time Object Detection, 2016. </w:t>
                  </w:r>
                </w:ins>
              </w:p>
            </w:tc>
          </w:tr>
          <w:tr w:rsidR="00B17DEB" w14:paraId="532FCB23" w14:textId="77777777">
            <w:trPr>
              <w:divId w:val="1972786847"/>
              <w:tblCellSpacing w:w="15" w:type="dxa"/>
              <w:ins w:id="3011" w:author="adachi kento" w:date="2018-12-14T02:06:00Z"/>
            </w:trPr>
            <w:tc>
              <w:tcPr>
                <w:tcW w:w="50" w:type="pct"/>
                <w:hideMark/>
              </w:tcPr>
              <w:p w14:paraId="1AF088D6" w14:textId="77777777" w:rsidR="00B17DEB" w:rsidRDefault="00B17DEB">
                <w:pPr>
                  <w:pStyle w:val="aff"/>
                  <w:rPr>
                    <w:ins w:id="3012" w:author="adachi kento" w:date="2018-12-14T02:06:00Z"/>
                    <w:noProof/>
                  </w:rPr>
                </w:pPr>
                <w:ins w:id="3013" w:author="adachi kento" w:date="2018-12-14T02:06:00Z">
                  <w:r>
                    <w:rPr>
                      <w:noProof/>
                    </w:rPr>
                    <w:t xml:space="preserve">[2] </w:t>
                  </w:r>
                </w:ins>
              </w:p>
            </w:tc>
            <w:tc>
              <w:tcPr>
                <w:tcW w:w="0" w:type="auto"/>
                <w:hideMark/>
              </w:tcPr>
              <w:p w14:paraId="18BE2F78" w14:textId="77777777" w:rsidR="00B17DEB" w:rsidRDefault="00B17DEB">
                <w:pPr>
                  <w:pStyle w:val="aff"/>
                  <w:rPr>
                    <w:ins w:id="3014" w:author="adachi kento" w:date="2018-12-14T02:06:00Z"/>
                    <w:noProof/>
                  </w:rPr>
                </w:pPr>
                <w:ins w:id="3015" w:author="adachi kento" w:date="2018-12-14T02:06:00Z">
                  <w:r>
                    <w:rPr>
                      <w:noProof/>
                    </w:rPr>
                    <w:t xml:space="preserve">J. D. T. D. J. M. Ross Girshick, Rich feature hierarchies for accurate object detection and semantic segmentation, 2013. </w:t>
                  </w:r>
                </w:ins>
              </w:p>
            </w:tc>
          </w:tr>
          <w:tr w:rsidR="00B17DEB" w14:paraId="21A1FEA3" w14:textId="77777777">
            <w:trPr>
              <w:divId w:val="1972786847"/>
              <w:tblCellSpacing w:w="15" w:type="dxa"/>
              <w:ins w:id="3016" w:author="adachi kento" w:date="2018-12-14T02:06:00Z"/>
            </w:trPr>
            <w:tc>
              <w:tcPr>
                <w:tcW w:w="50" w:type="pct"/>
                <w:hideMark/>
              </w:tcPr>
              <w:p w14:paraId="6B90CE8F" w14:textId="77777777" w:rsidR="00B17DEB" w:rsidRDefault="00B17DEB">
                <w:pPr>
                  <w:pStyle w:val="aff"/>
                  <w:rPr>
                    <w:ins w:id="3017" w:author="adachi kento" w:date="2018-12-14T02:06:00Z"/>
                    <w:noProof/>
                  </w:rPr>
                </w:pPr>
                <w:ins w:id="3018" w:author="adachi kento" w:date="2018-12-14T02:06:00Z">
                  <w:r>
                    <w:rPr>
                      <w:noProof/>
                    </w:rPr>
                    <w:t xml:space="preserve">[3] </w:t>
                  </w:r>
                </w:ins>
              </w:p>
            </w:tc>
            <w:tc>
              <w:tcPr>
                <w:tcW w:w="0" w:type="auto"/>
                <w:hideMark/>
              </w:tcPr>
              <w:p w14:paraId="2D5143C7" w14:textId="77777777" w:rsidR="00B17DEB" w:rsidRDefault="00B17DEB">
                <w:pPr>
                  <w:pStyle w:val="aff"/>
                  <w:rPr>
                    <w:ins w:id="3019" w:author="adachi kento" w:date="2018-12-14T02:06:00Z"/>
                    <w:noProof/>
                  </w:rPr>
                </w:pPr>
                <w:ins w:id="3020" w:author="adachi kento" w:date="2018-12-14T02:06:00Z">
                  <w:r>
                    <w:rPr>
                      <w:noProof/>
                    </w:rPr>
                    <w:t xml:space="preserve">R. Girshick, Fast R-CNN, 2015. </w:t>
                  </w:r>
                </w:ins>
              </w:p>
            </w:tc>
          </w:tr>
          <w:tr w:rsidR="00B17DEB" w14:paraId="77ED0F18" w14:textId="77777777">
            <w:trPr>
              <w:divId w:val="1972786847"/>
              <w:tblCellSpacing w:w="15" w:type="dxa"/>
              <w:ins w:id="3021" w:author="adachi kento" w:date="2018-12-14T02:06:00Z"/>
            </w:trPr>
            <w:tc>
              <w:tcPr>
                <w:tcW w:w="50" w:type="pct"/>
                <w:hideMark/>
              </w:tcPr>
              <w:p w14:paraId="5EB288C8" w14:textId="77777777" w:rsidR="00B17DEB" w:rsidRDefault="00B17DEB">
                <w:pPr>
                  <w:pStyle w:val="aff"/>
                  <w:rPr>
                    <w:ins w:id="3022" w:author="adachi kento" w:date="2018-12-14T02:06:00Z"/>
                    <w:noProof/>
                  </w:rPr>
                </w:pPr>
                <w:ins w:id="3023" w:author="adachi kento" w:date="2018-12-14T02:06:00Z">
                  <w:r>
                    <w:rPr>
                      <w:noProof/>
                    </w:rPr>
                    <w:t xml:space="preserve">[4] </w:t>
                  </w:r>
                </w:ins>
              </w:p>
            </w:tc>
            <w:tc>
              <w:tcPr>
                <w:tcW w:w="0" w:type="auto"/>
                <w:hideMark/>
              </w:tcPr>
              <w:p w14:paraId="02364B22" w14:textId="77777777" w:rsidR="00B17DEB" w:rsidRDefault="00B17DEB">
                <w:pPr>
                  <w:pStyle w:val="aff"/>
                  <w:rPr>
                    <w:ins w:id="3024" w:author="adachi kento" w:date="2018-12-14T02:06:00Z"/>
                    <w:noProof/>
                  </w:rPr>
                </w:pPr>
                <w:ins w:id="3025" w:author="adachi kento" w:date="2018-12-14T02:06:00Z">
                  <w:r>
                    <w:rPr>
                      <w:noProof/>
                    </w:rPr>
                    <w:t xml:space="preserve">K. H. R. G. J. S. Shaoqing Ren, Faster R-CNN: Towards Real-Time Object Detection with Region Proposal Networks, 2015. </w:t>
                  </w:r>
                </w:ins>
              </w:p>
            </w:tc>
          </w:tr>
        </w:tbl>
        <w:p w14:paraId="5C691151" w14:textId="77777777" w:rsidR="00B17DEB" w:rsidRDefault="00B17DEB">
          <w:pPr>
            <w:divId w:val="1972786847"/>
            <w:rPr>
              <w:ins w:id="3026" w:author="adachi kento" w:date="2018-12-14T02:06:00Z"/>
              <w:noProof/>
            </w:rPr>
          </w:pPr>
          <w:bookmarkStart w:id="3027" w:name="_GoBack"/>
          <w:bookmarkEnd w:id="3027"/>
        </w:p>
        <w:p w14:paraId="41D83B55" w14:textId="77777777" w:rsidR="002F2D58" w:rsidDel="00B17DEB" w:rsidRDefault="002F2D58">
          <w:pPr>
            <w:rPr>
              <w:del w:id="3028" w:author="adachi kento" w:date="2018-12-14T02:06:00Z"/>
              <w:rFonts w:asciiTheme="minorHAnsi" w:hAnsiTheme="minorHAnsi"/>
              <w:noProof/>
              <w:sz w:val="22"/>
            </w:rPr>
          </w:pPr>
        </w:p>
        <w:p w14:paraId="2DA6E857" w14:textId="51A53F78" w:rsidR="00D53410" w:rsidRPr="00D53410" w:rsidDel="002F2D58" w:rsidRDefault="00D53410" w:rsidP="00D53410">
          <w:pPr>
            <w:rPr>
              <w:del w:id="3029" w:author="adachi kento" w:date="2018-12-14T01:58:00Z"/>
              <w:rFonts w:asciiTheme="minorHAnsi" w:hAnsiTheme="minorHAnsi"/>
              <w:noProof/>
              <w:sz w:val="2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866"/>
          </w:tblGrid>
          <w:tr w:rsidR="00D53410" w:rsidDel="002F2D58" w14:paraId="51C7809A" w14:textId="77777777">
            <w:trPr>
              <w:divId w:val="1062754681"/>
              <w:tblCellSpacing w:w="15" w:type="dxa"/>
              <w:del w:id="3030" w:author="adachi kento" w:date="2018-12-14T01:58:00Z"/>
            </w:trPr>
            <w:tc>
              <w:tcPr>
                <w:tcW w:w="50" w:type="pct"/>
                <w:hideMark/>
              </w:tcPr>
              <w:p w14:paraId="1D3DA2B9" w14:textId="4B2D8DD4" w:rsidR="00D53410" w:rsidDel="002F2D58" w:rsidRDefault="00D53410">
                <w:pPr>
                  <w:pStyle w:val="aff"/>
                  <w:rPr>
                    <w:del w:id="3031" w:author="adachi kento" w:date="2018-12-14T01:58:00Z"/>
                    <w:noProof/>
                    <w:szCs w:val="24"/>
                  </w:rPr>
                </w:pPr>
                <w:del w:id="3032" w:author="adachi kento" w:date="2018-12-14T01:58:00Z">
                  <w:r w:rsidDel="002F2D58">
                    <w:rPr>
                      <w:noProof/>
                    </w:rPr>
                    <w:delText xml:space="preserve">[1] </w:delText>
                  </w:r>
                </w:del>
              </w:p>
            </w:tc>
            <w:tc>
              <w:tcPr>
                <w:tcW w:w="0" w:type="auto"/>
                <w:hideMark/>
              </w:tcPr>
              <w:p w14:paraId="60986780" w14:textId="77777777" w:rsidR="00D53410" w:rsidDel="002F2D58" w:rsidRDefault="00D53410">
                <w:pPr>
                  <w:pStyle w:val="aff"/>
                  <w:rPr>
                    <w:del w:id="3033" w:author="adachi kento" w:date="2018-12-14T01:58:00Z"/>
                    <w:noProof/>
                  </w:rPr>
                </w:pPr>
                <w:del w:id="3034" w:author="adachi kento" w:date="2018-12-14T01:58:00Z">
                  <w:r w:rsidDel="002F2D58">
                    <w:rPr>
                      <w:noProof/>
                    </w:rPr>
                    <w:delText xml:space="preserve">S. D. R. G. a. A. F. Joseph Redmon, You Only Look Once: Unified, Real-Time Object Detection, 2016. </w:delText>
                  </w:r>
                </w:del>
              </w:p>
            </w:tc>
          </w:tr>
        </w:tbl>
        <w:p w14:paraId="6D9D6B62" w14:textId="77777777" w:rsidR="00D53410" w:rsidDel="002F2D58" w:rsidRDefault="00D53410">
          <w:pPr>
            <w:divId w:val="1062754681"/>
            <w:rPr>
              <w:del w:id="3035" w:author="adachi kento" w:date="2018-12-14T01:58:00Z"/>
              <w:noProof/>
            </w:rPr>
          </w:pPr>
        </w:p>
        <w:p w14:paraId="184C814D" w14:textId="7318B6C4" w:rsidR="00D53410" w:rsidRDefault="00D53410">
          <w:pPr>
            <w:rPr>
              <w:ins w:id="3036" w:author="adachi kento" w:date="2018-12-13T20:16:00Z"/>
            </w:rPr>
          </w:pPr>
          <w:ins w:id="3037" w:author="adachi kento" w:date="2018-12-13T20:16:00Z">
            <w:r>
              <w:rPr>
                <w:b/>
                <w:bCs/>
              </w:rPr>
              <w:fldChar w:fldCharType="end"/>
            </w:r>
          </w:ins>
        </w:p>
        <w:customXmlInsRangeStart w:id="3038" w:author="adachi kento" w:date="2018-12-13T20:16:00Z"/>
      </w:sdtContent>
    </w:sdt>
    <w:customXmlInsRangeEnd w:id="3038"/>
    <w:p w14:paraId="55DA6360" w14:textId="6714A499" w:rsidR="00FC0407" w:rsidRPr="00FC0407" w:rsidDel="00D53410" w:rsidRDefault="00886EFC">
      <w:pPr>
        <w:pStyle w:val="ListofReferences"/>
        <w:rPr>
          <w:del w:id="3039" w:author="adachi kento" w:date="2018-12-13T20:15:00Z"/>
        </w:rPr>
      </w:pPr>
      <w:r>
        <w:fldChar w:fldCharType="begin" w:fldLock="1"/>
      </w:r>
      <w:r>
        <w:instrText xml:space="preserve">ADDIN Mendeley Bibliography CSL_BIBLIOGRAPHY </w:instrText>
      </w:r>
      <w:r>
        <w:fldChar w:fldCharType="separate"/>
      </w:r>
      <w:del w:id="3040" w:author="adachi kento" w:date="2018-12-13T20:15:00Z">
        <w:r w:rsidR="00FC0407" w:rsidRPr="00FC0407" w:rsidDel="00D53410">
          <w:delText xml:space="preserve">Chen, M.-C. and Huang, S.-H. (2003) ‘Credit scoring and rejected instances reassigning through evolutionary computation techniques’, </w:delText>
        </w:r>
        <w:r w:rsidR="00FC0407" w:rsidRPr="00FC0407" w:rsidDel="00D53410">
          <w:rPr>
            <w:i/>
            <w:iCs/>
          </w:rPr>
          <w:delText>Expert Systems with Applications</w:delText>
        </w:r>
        <w:r w:rsidR="00FC0407" w:rsidRPr="00FC0407" w:rsidDel="00D53410">
          <w:delText>, 24(4), pp. 433–441.</w:delText>
        </w:r>
      </w:del>
    </w:p>
    <w:p w14:paraId="362344F3" w14:textId="2F0EA8CD" w:rsidR="00FC0407" w:rsidRDefault="00FC0407" w:rsidP="00D53410">
      <w:pPr>
        <w:pStyle w:val="ListofReferences"/>
        <w:rPr>
          <w:ins w:id="3041" w:author="adachi kento" w:date="2018-12-13T18:33:00Z"/>
        </w:rPr>
      </w:pPr>
      <w:del w:id="3042" w:author="adachi kento" w:date="2018-12-13T20:15:00Z">
        <w:r w:rsidRPr="00FC0407" w:rsidDel="00D53410">
          <w:delText xml:space="preserve">Clerc, M. and Kennedy, J. (2002) ‘The particle swarm - explosion, stability, and convergence in a multidimensional complex space’, </w:delText>
        </w:r>
        <w:r w:rsidRPr="00FC0407" w:rsidDel="00D53410">
          <w:rPr>
            <w:i/>
            <w:iCs/>
          </w:rPr>
          <w:delText>IEEE Transactions on Evolutionary Computation</w:delText>
        </w:r>
        <w:r w:rsidRPr="00FC0407" w:rsidDel="00D53410">
          <w:delText>, 6(1), pp. 58–73.</w:delText>
        </w:r>
      </w:del>
    </w:p>
    <w:p w14:paraId="6E223699" w14:textId="1313B288" w:rsidR="002B1956" w:rsidRPr="00FC0407" w:rsidRDefault="002B1956" w:rsidP="001D7DDF">
      <w:pPr>
        <w:pStyle w:val="ListofReferences"/>
      </w:pPr>
    </w:p>
    <w:p w14:paraId="0218E769" w14:textId="03DD641E" w:rsidR="00FC0407" w:rsidRPr="00FC0407" w:rsidDel="00BB310B" w:rsidRDefault="00FC0407">
      <w:pPr>
        <w:pStyle w:val="ListofReferences"/>
        <w:rPr>
          <w:del w:id="3043" w:author="adachi kento" w:date="2018-12-13T18:24:00Z"/>
        </w:rPr>
      </w:pPr>
      <w:del w:id="3044" w:author="adachi kento" w:date="2018-12-13T18:24:00Z">
        <w:r w:rsidRPr="00FC0407" w:rsidDel="00BB310B">
          <w:delText xml:space="preserve">Gosnell, M., Woodley, R., Hicks, J. and Cudney, E. (2014) ‘Exploring the Mahalanobis-Taguchi Approach to Extract Vehicle Prognostics and Diagnostics’, in </w:delText>
        </w:r>
        <w:r w:rsidRPr="00FC0407" w:rsidDel="00BB310B">
          <w:rPr>
            <w:i/>
            <w:iCs/>
          </w:rPr>
          <w:delText>Computational Intelligence in Vehicles and Transportation Systems (CIVTS), 2014 IEEE Symposium on</w:delText>
        </w:r>
        <w:r w:rsidRPr="00FC0407" w:rsidDel="00BB310B">
          <w:delText>, pp. 84–91.</w:delText>
        </w:r>
      </w:del>
    </w:p>
    <w:p w14:paraId="1072656A" w14:textId="4B4C6AF0" w:rsidR="00FC0407" w:rsidRPr="00FC0407" w:rsidDel="00BB310B" w:rsidRDefault="00FC0407">
      <w:pPr>
        <w:pStyle w:val="ListofReferences"/>
        <w:rPr>
          <w:del w:id="3045" w:author="adachi kento" w:date="2018-12-13T18:24:00Z"/>
        </w:rPr>
      </w:pPr>
      <w:del w:id="3046" w:author="adachi kento" w:date="2018-12-13T18:24:00Z">
        <w:r w:rsidRPr="00FC0407" w:rsidDel="00BB310B">
          <w:delText xml:space="preserve">Gupta, A. (2015) ‘Classification of Complex UCI Datasets Using Machine Learning Algorithms Using Hadoop’, </w:delText>
        </w:r>
        <w:r w:rsidRPr="00FC0407" w:rsidDel="00BB310B">
          <w:rPr>
            <w:i/>
            <w:iCs/>
          </w:rPr>
          <w:delText>International Journal of Scetific &amp; Techology Research</w:delText>
        </w:r>
        <w:r w:rsidRPr="00FC0407" w:rsidDel="00BB310B">
          <w:delText>, 4(5), pp. 85–94.</w:delText>
        </w:r>
      </w:del>
    </w:p>
    <w:p w14:paraId="0FA944D1" w14:textId="7644D0FE" w:rsidR="00FC0407" w:rsidRPr="00FC0407" w:rsidDel="00BB310B" w:rsidRDefault="00FC0407">
      <w:pPr>
        <w:pStyle w:val="ListofReferences"/>
        <w:rPr>
          <w:del w:id="3047" w:author="adachi kento" w:date="2018-12-13T18:24:00Z"/>
        </w:rPr>
      </w:pPr>
      <w:del w:id="3048" w:author="adachi kento" w:date="2018-12-13T18:24:00Z">
        <w:r w:rsidRPr="00FC0407" w:rsidDel="00BB310B">
          <w:delText xml:space="preserve">Hu, J., Zhang, L., Liang, W. and Wang, Z. (2009) ‘Incipient mechanical fault detection based on multifractal and MTS methods’, </w:delText>
        </w:r>
        <w:r w:rsidRPr="00FC0407" w:rsidDel="00BB310B">
          <w:rPr>
            <w:i/>
            <w:iCs/>
          </w:rPr>
          <w:delText>Petroleum Science</w:delText>
        </w:r>
        <w:r w:rsidRPr="00FC0407" w:rsidDel="00BB310B">
          <w:delText>, 6(2), pp. 208–216.</w:delText>
        </w:r>
      </w:del>
    </w:p>
    <w:p w14:paraId="6BC1BDF8" w14:textId="0AC25014" w:rsidR="00FC0407" w:rsidRPr="00FC0407" w:rsidDel="00BB310B" w:rsidRDefault="00FC0407">
      <w:pPr>
        <w:pStyle w:val="ListofReferences"/>
        <w:rPr>
          <w:del w:id="3049" w:author="adachi kento" w:date="2018-12-13T18:24:00Z"/>
        </w:rPr>
      </w:pPr>
      <w:del w:id="3050" w:author="adachi kento" w:date="2018-12-13T18:24:00Z">
        <w:r w:rsidRPr="00FC0407" w:rsidDel="00BB310B">
          <w:delText xml:space="preserve">Huang, C.-L., Chen, Y. H. and Wan, T.-L. J. (2012) ‘The mahalanobis taguchi system—adaptive resonance theory neural network algorithm for dynamic product designs’, </w:delText>
        </w:r>
        <w:r w:rsidRPr="00FC0407" w:rsidDel="00BB310B">
          <w:rPr>
            <w:i/>
            <w:iCs/>
          </w:rPr>
          <w:delText>Journal of Information and Optimization Sciences</w:delText>
        </w:r>
        <w:r w:rsidRPr="00FC0407" w:rsidDel="00BB310B">
          <w:delText>, 33(6), pp. 623–635.</w:delText>
        </w:r>
      </w:del>
    </w:p>
    <w:p w14:paraId="02A1CE34" w14:textId="43CAF83A" w:rsidR="00FC0407" w:rsidRPr="00FC0407" w:rsidDel="00BB310B" w:rsidRDefault="00FC0407">
      <w:pPr>
        <w:pStyle w:val="ListofReferences"/>
        <w:rPr>
          <w:del w:id="3051" w:author="adachi kento" w:date="2018-12-13T18:24:00Z"/>
        </w:rPr>
      </w:pPr>
      <w:del w:id="3052" w:author="adachi kento" w:date="2018-12-13T18:24:00Z">
        <w:r w:rsidRPr="00FC0407" w:rsidDel="00BB310B">
          <w:delText xml:space="preserve">Jain, A. K. A. K., Duin, R. P. W. and Mao, J. (2000) ‘Statistical pattern recognition: a review’, </w:delText>
        </w:r>
        <w:r w:rsidRPr="00FC0407" w:rsidDel="00BB310B">
          <w:rPr>
            <w:i/>
            <w:iCs/>
          </w:rPr>
          <w:delText>IEEE Transactions on Pattern Analysis and Machine Intelligence</w:delText>
        </w:r>
        <w:r w:rsidRPr="00FC0407" w:rsidDel="00BB310B">
          <w:delText>, 22(1), pp. 4–37.</w:delText>
        </w:r>
      </w:del>
    </w:p>
    <w:p w14:paraId="14706527" w14:textId="1783BF5F" w:rsidR="00FC0407" w:rsidRPr="00FC0407" w:rsidDel="00BB310B" w:rsidRDefault="00FC0407">
      <w:pPr>
        <w:pStyle w:val="ListofReferences"/>
        <w:rPr>
          <w:del w:id="3053" w:author="adachi kento" w:date="2018-12-13T18:24:00Z"/>
        </w:rPr>
      </w:pPr>
      <w:del w:id="3054" w:author="adachi kento" w:date="2018-12-13T18:24:00Z">
        <w:r w:rsidRPr="00FC0407" w:rsidDel="00BB310B">
          <w:delText xml:space="preserve">Khalid, S., Khalil, T. and Nasreen, S. (2014) ‘A survey of feature selection and feature extraction techniques in machine learning’, </w:delText>
        </w:r>
        <w:r w:rsidRPr="00FC0407" w:rsidDel="00BB310B">
          <w:rPr>
            <w:i/>
            <w:iCs/>
          </w:rPr>
          <w:delText>2014 Science and Information Conference</w:delText>
        </w:r>
        <w:r w:rsidRPr="00FC0407" w:rsidDel="00BB310B">
          <w:delText>, pp. 372–378.</w:delText>
        </w:r>
      </w:del>
    </w:p>
    <w:p w14:paraId="36E54EDB" w14:textId="61B3320F" w:rsidR="00FC0407" w:rsidRPr="00FC0407" w:rsidDel="00BB310B" w:rsidRDefault="00FC0407">
      <w:pPr>
        <w:pStyle w:val="ListofReferences"/>
        <w:rPr>
          <w:del w:id="3055" w:author="adachi kento" w:date="2018-12-13T18:24:00Z"/>
        </w:rPr>
      </w:pPr>
      <w:del w:id="3056" w:author="adachi kento" w:date="2018-12-13T18:24:00Z">
        <w:r w:rsidRPr="00FC0407" w:rsidDel="00BB310B">
          <w:delText xml:space="preserve">Li, C., Yuan, J. and Qi, Z. (2015) ‘Risky group decision-making method for distribution grid planning’, </w:delText>
        </w:r>
        <w:r w:rsidRPr="00FC0407" w:rsidDel="00BB310B">
          <w:rPr>
            <w:i/>
            <w:iCs/>
          </w:rPr>
          <w:delText>International Journal of Emerging Electric Power Systems</w:delText>
        </w:r>
        <w:r w:rsidRPr="00FC0407" w:rsidDel="00BB310B">
          <w:delText>, 16(6), pp. 591–602.</w:delText>
        </w:r>
      </w:del>
    </w:p>
    <w:p w14:paraId="160EEF31" w14:textId="526C0834" w:rsidR="00FC0407" w:rsidRPr="00FC0407" w:rsidDel="00BB310B" w:rsidRDefault="00FC0407">
      <w:pPr>
        <w:pStyle w:val="ListofReferences"/>
        <w:rPr>
          <w:del w:id="3057" w:author="adachi kento" w:date="2018-12-13T18:24:00Z"/>
        </w:rPr>
      </w:pPr>
      <w:del w:id="3058" w:author="adachi kento" w:date="2018-12-13T18:24:00Z">
        <w:r w:rsidRPr="00FC0407" w:rsidDel="00BB310B">
          <w:delText xml:space="preserve">Lv, Y. and Gao, J. (2011) ‘Condition prediction of chemical complex systems based on Multifractal and Mahalanobis-Taguchi system’, in </w:delText>
        </w:r>
        <w:r w:rsidRPr="00FC0407" w:rsidDel="00BB310B">
          <w:rPr>
            <w:i/>
            <w:iCs/>
          </w:rPr>
          <w:delText>ICQR2MSE 2011 - Proceedings of 2011 International Conference on Quality, Reliability, Risk, Maintenance, and Safety Engineering</w:delText>
        </w:r>
        <w:r w:rsidRPr="00FC0407" w:rsidDel="00BB310B">
          <w:delText>, pp. 536–539.</w:delText>
        </w:r>
      </w:del>
    </w:p>
    <w:p w14:paraId="55FAF727" w14:textId="6A232798" w:rsidR="00FC0407" w:rsidRPr="00FC0407" w:rsidDel="00BB310B" w:rsidRDefault="00FC0407">
      <w:pPr>
        <w:pStyle w:val="ListofReferences"/>
        <w:rPr>
          <w:del w:id="3059" w:author="adachi kento" w:date="2018-12-13T18:24:00Z"/>
        </w:rPr>
      </w:pPr>
      <w:del w:id="3060" w:author="adachi kento" w:date="2018-12-13T18:24:00Z">
        <w:r w:rsidRPr="00FC0407" w:rsidDel="00BB310B">
          <w:delText xml:space="preserve">der Maaten, L. J. P., Postma, E. O., den Herik, H. J., van der Maaten, L., Postma, E. O., van den Herik, J., der Maaten, L. J. P., Postma, E. O. and den Herik, H. J. (2009) ‘Dimensionality Reduction: A Comparative Review’, </w:delText>
        </w:r>
        <w:r w:rsidRPr="00FC0407" w:rsidDel="00BB310B">
          <w:rPr>
            <w:i/>
            <w:iCs/>
          </w:rPr>
          <w:delText>Technical Report TiCC TR 2009-005</w:delText>
        </w:r>
        <w:r w:rsidRPr="00FC0407" w:rsidDel="00BB310B">
          <w:delText>, 10(January), pp. 1–41.</w:delText>
        </w:r>
      </w:del>
    </w:p>
    <w:p w14:paraId="17E87088" w14:textId="53FD3C59" w:rsidR="00FC0407" w:rsidRPr="00FC0407" w:rsidDel="00BB310B" w:rsidRDefault="00FC0407">
      <w:pPr>
        <w:pStyle w:val="ListofReferences"/>
        <w:rPr>
          <w:del w:id="3061" w:author="adachi kento" w:date="2018-12-13T18:24:00Z"/>
        </w:rPr>
      </w:pPr>
      <w:del w:id="3062" w:author="adachi kento" w:date="2018-12-13T18:24:00Z">
        <w:r w:rsidRPr="00FC0407" w:rsidDel="00BB310B">
          <w:delText xml:space="preserve">Motwani, R. and Raghavan, P. (1996) ‘Randomized algorithms’, </w:delText>
        </w:r>
        <w:r w:rsidRPr="00FC0407" w:rsidDel="00BB310B">
          <w:rPr>
            <w:i/>
            <w:iCs/>
          </w:rPr>
          <w:delText>ACM Computing Surveys</w:delText>
        </w:r>
        <w:r w:rsidRPr="00FC0407" w:rsidDel="00BB310B">
          <w:delText>, 28(1), pp. 33–37.</w:delText>
        </w:r>
      </w:del>
    </w:p>
    <w:p w14:paraId="4B31D152" w14:textId="1B6F5615" w:rsidR="00FC0407" w:rsidRPr="00FC0407" w:rsidDel="00BB310B" w:rsidRDefault="00FC0407">
      <w:pPr>
        <w:pStyle w:val="ListofReferences"/>
        <w:rPr>
          <w:del w:id="3063" w:author="adachi kento" w:date="2018-12-13T18:24:00Z"/>
        </w:rPr>
      </w:pPr>
      <w:del w:id="3064" w:author="adachi kento" w:date="2018-12-13T18:24:00Z">
        <w:r w:rsidRPr="00FC0407" w:rsidDel="00BB310B">
          <w:delText xml:space="preserve">Qinbao Song, Jingjie Ni and Guangtao Wang (2013) ‘A Fast Clustering-Based Feature Subset Selection Algorithm for High-Dimensional Data’, </w:delText>
        </w:r>
        <w:r w:rsidRPr="00FC0407" w:rsidDel="00BB310B">
          <w:rPr>
            <w:i/>
            <w:iCs/>
          </w:rPr>
          <w:delText>IEEE Transactions on Knowledge and Data Engineering</w:delText>
        </w:r>
        <w:r w:rsidRPr="00FC0407" w:rsidDel="00BB310B">
          <w:delText>, 25(1), pp. 1–14.</w:delText>
        </w:r>
      </w:del>
    </w:p>
    <w:p w14:paraId="51380E4E" w14:textId="0E0DC179" w:rsidR="00FC0407" w:rsidRPr="00FC0407" w:rsidDel="00BB310B" w:rsidRDefault="00FC0407">
      <w:pPr>
        <w:pStyle w:val="ListofReferences"/>
        <w:rPr>
          <w:del w:id="3065" w:author="adachi kento" w:date="2018-12-13T18:24:00Z"/>
        </w:rPr>
      </w:pPr>
      <w:del w:id="3066" w:author="adachi kento" w:date="2018-12-13T18:24:00Z">
        <w:r w:rsidRPr="00FC0407" w:rsidDel="00BB310B">
          <w:delText xml:space="preserve">Rao, V. M. and Singh, Y. P. (2013) ‘Decision Tree Induction for Financial Fraud Detection’, in </w:delText>
        </w:r>
        <w:r w:rsidRPr="00FC0407" w:rsidDel="00BB310B">
          <w:rPr>
            <w:i/>
            <w:iCs/>
          </w:rPr>
          <w:delText>Proceeding of the International Conference on Artificial Intelligence in Computer Science and ICT (AICS 2013)</w:delText>
        </w:r>
        <w:r w:rsidRPr="00FC0407" w:rsidDel="00BB310B">
          <w:delText>, pp. 321–328.</w:delText>
        </w:r>
      </w:del>
    </w:p>
    <w:p w14:paraId="6E89A62B" w14:textId="209A81C3" w:rsidR="00FC0407" w:rsidRPr="00FC0407" w:rsidDel="00BB310B" w:rsidRDefault="00FC0407">
      <w:pPr>
        <w:pStyle w:val="ListofReferences"/>
        <w:rPr>
          <w:del w:id="3067" w:author="adachi kento" w:date="2018-12-13T18:24:00Z"/>
        </w:rPr>
      </w:pPr>
      <w:del w:id="3068" w:author="adachi kento" w:date="2018-12-13T18:24:00Z">
        <w:r w:rsidRPr="00FC0407" w:rsidDel="00BB310B">
          <w:delText>Shi, Y. and Eberhart, R. (1998) ‘A modified particle swarm optimizer’, 1998 IEEE International Conference on Evolutionary Computation Proceedings. IEEE World Congress on Computational Intelligence (Cat. No.98TH8360), pp. 69–73.</w:delText>
        </w:r>
      </w:del>
    </w:p>
    <w:p w14:paraId="31B8A5AD" w14:textId="56587349" w:rsidR="00FC0407" w:rsidRPr="00FC0407" w:rsidDel="00BB310B" w:rsidRDefault="00FC0407">
      <w:pPr>
        <w:pStyle w:val="ListofReferences"/>
        <w:rPr>
          <w:del w:id="3069" w:author="adachi kento" w:date="2018-12-13T18:24:00Z"/>
        </w:rPr>
      </w:pPr>
      <w:del w:id="3070" w:author="adachi kento" w:date="2018-12-13T18:24:00Z">
        <w:r w:rsidRPr="00FC0407" w:rsidDel="00BB310B">
          <w:delText xml:space="preserve">Soylemezoglu, A., Jagannathan, S. and Saygin, C. (2011) ‘Mahalanobis-Taguchi system as a multi-sensor based decision making prognostics tool for centrifugal pump failures’, </w:delText>
        </w:r>
        <w:r w:rsidRPr="00FC0407" w:rsidDel="00BB310B">
          <w:rPr>
            <w:i/>
            <w:iCs/>
          </w:rPr>
          <w:delText>IEEE Transactions on Reliability</w:delText>
        </w:r>
        <w:r w:rsidRPr="00FC0407" w:rsidDel="00BB310B">
          <w:delText>, 60(4), pp. 864–878.</w:delText>
        </w:r>
      </w:del>
    </w:p>
    <w:p w14:paraId="13B8A09D" w14:textId="6F57A2B2" w:rsidR="00FC0407" w:rsidRPr="00FC0407" w:rsidDel="00BB310B" w:rsidRDefault="00FC0407">
      <w:pPr>
        <w:pStyle w:val="ListofReferences"/>
        <w:rPr>
          <w:del w:id="3071" w:author="adachi kento" w:date="2018-12-13T18:24:00Z"/>
        </w:rPr>
      </w:pPr>
      <w:del w:id="3072" w:author="adachi kento" w:date="2018-12-13T18:24:00Z">
        <w:r w:rsidRPr="00FC0407" w:rsidDel="00BB310B">
          <w:delText xml:space="preserve">Theodoridis, S., Koutroumbas, K., Holmstrom, L. and Koistinen, P. (2009) </w:delText>
        </w:r>
        <w:r w:rsidRPr="00FC0407" w:rsidDel="00BB310B">
          <w:rPr>
            <w:i/>
            <w:iCs/>
          </w:rPr>
          <w:delText>Pattern Recognition</w:delText>
        </w:r>
        <w:r w:rsidRPr="00FC0407" w:rsidDel="00BB310B">
          <w:delText xml:space="preserve">, </w:delText>
        </w:r>
        <w:r w:rsidRPr="00FC0407" w:rsidDel="00BB310B">
          <w:rPr>
            <w:i/>
            <w:iCs/>
          </w:rPr>
          <w:delText>Wiley Interdisciplinary Reviews Computational Statistics</w:delText>
        </w:r>
        <w:r w:rsidRPr="00FC0407" w:rsidDel="00BB310B">
          <w:delText>.</w:delText>
        </w:r>
      </w:del>
    </w:p>
    <w:p w14:paraId="2CF65471" w14:textId="7DC2CA57" w:rsidR="00FC0407" w:rsidDel="00BB310B" w:rsidRDefault="00FC0407">
      <w:pPr>
        <w:pStyle w:val="ListofReferences"/>
        <w:rPr>
          <w:del w:id="3073" w:author="adachi kento" w:date="2018-12-13T18:24:00Z"/>
        </w:rPr>
      </w:pPr>
      <w:del w:id="3074" w:author="adachi kento" w:date="2018-12-13T18:24:00Z">
        <w:r w:rsidRPr="00FC0407" w:rsidDel="00BB310B">
          <w:delText xml:space="preserve">Zaki, M. J., Wong, L., Berry, M. J. A., Linoff, G. S., Hegland, M., Zaki, M. J. and Wong, L. (2003) ‘Data Mining Techniques’, </w:delText>
        </w:r>
        <w:r w:rsidRPr="00FC0407" w:rsidDel="00BB310B">
          <w:rPr>
            <w:i/>
            <w:iCs/>
          </w:rPr>
          <w:delText>WSPC/Lecture Notes Series: 9in x 6in</w:delText>
        </w:r>
        <w:r w:rsidRPr="00FC0407" w:rsidDel="00BB310B">
          <w:delText>, 10(1–2), p. 545.</w:delText>
        </w:r>
      </w:del>
    </w:p>
    <w:p w14:paraId="01124FBE" w14:textId="34D96A9C" w:rsidR="003E4B81" w:rsidDel="00BB310B" w:rsidRDefault="003E4B81">
      <w:pPr>
        <w:pStyle w:val="ListofReferences"/>
        <w:rPr>
          <w:del w:id="3075" w:author="adachi kento" w:date="2018-12-13T18:24:00Z"/>
        </w:rPr>
      </w:pPr>
    </w:p>
    <w:p w14:paraId="3689D396" w14:textId="2D7C6395" w:rsidR="00996DBD" w:rsidRPr="00BC04BF" w:rsidRDefault="00886EFC" w:rsidP="001D7DDF">
      <w:pPr>
        <w:pStyle w:val="ListofReferences"/>
        <w:rPr>
          <w:lang w:val="en-US"/>
          <w:rPrChange w:id="3076" w:author="adachi kento" w:date="2018-12-13T18:24:00Z">
            <w:rPr/>
          </w:rPrChange>
        </w:rPr>
      </w:pPr>
      <w:r>
        <w:fldChar w:fldCharType="end"/>
      </w:r>
    </w:p>
    <w:sectPr w:rsidR="00996DBD" w:rsidRPr="00BC04BF" w:rsidSect="004D52A1">
      <w:headerReference w:type="default" r:id="rId41"/>
      <w:pgSz w:w="11907" w:h="16840" w:code="9"/>
      <w:pgMar w:top="1418" w:right="1843" w:bottom="1418" w:left="1843"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04" w:author="adachi kento" w:date="2018-12-13T17:24:00Z" w:initials="ak">
    <w:p w14:paraId="50AD1712" w14:textId="77777777" w:rsidR="00A22EB8" w:rsidRDefault="00A22EB8">
      <w:pPr>
        <w:pStyle w:val="af2"/>
      </w:pPr>
      <w:r>
        <w:rPr>
          <w:rStyle w:val="af1"/>
        </w:rPr>
        <w:annotationRef/>
      </w:r>
      <w:r>
        <w:t>Need figures</w:t>
      </w:r>
    </w:p>
  </w:comment>
  <w:comment w:id="2806" w:author="adachi kento" w:date="2018-12-13T17:22:00Z" w:initials="ak">
    <w:p w14:paraId="1B83BBB9" w14:textId="77777777" w:rsidR="00A22EB8" w:rsidRDefault="00A22EB8">
      <w:pPr>
        <w:pStyle w:val="af2"/>
      </w:pPr>
      <w:r>
        <w:rPr>
          <w:rStyle w:val="af1"/>
        </w:rPr>
        <w:annotationRef/>
      </w:r>
      <w:r>
        <w:t>Need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AD1712" w15:done="0"/>
  <w15:commentEx w15:paraId="1B83BB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AD1712" w16cid:durableId="1FBD143A"/>
  <w16cid:commentId w16cid:paraId="1B83BBB9" w16cid:durableId="1FBD13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E015D" w14:textId="77777777" w:rsidR="00402C40" w:rsidRDefault="00402C40" w:rsidP="00635F23">
      <w:pPr>
        <w:spacing w:line="240" w:lineRule="auto"/>
      </w:pPr>
      <w:r>
        <w:separator/>
      </w:r>
    </w:p>
    <w:p w14:paraId="7D475B12" w14:textId="77777777" w:rsidR="00402C40" w:rsidRDefault="00402C40"/>
    <w:p w14:paraId="357DBF58" w14:textId="77777777" w:rsidR="00402C40" w:rsidRDefault="00402C40"/>
  </w:endnote>
  <w:endnote w:type="continuationSeparator" w:id="0">
    <w:p w14:paraId="2792946D" w14:textId="77777777" w:rsidR="00402C40" w:rsidRDefault="00402C40" w:rsidP="00635F23">
      <w:pPr>
        <w:spacing w:line="240" w:lineRule="auto"/>
      </w:pPr>
      <w:r>
        <w:continuationSeparator/>
      </w:r>
    </w:p>
    <w:p w14:paraId="3D54D7B7" w14:textId="77777777" w:rsidR="00402C40" w:rsidRDefault="00402C40"/>
    <w:p w14:paraId="7AE45135" w14:textId="77777777" w:rsidR="00402C40" w:rsidRDefault="00402C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ＭＳ 明朝">
    <w:altName w:val="MS Mincho"/>
    <w:panose1 w:val="02020609040205080304"/>
    <w:charset w:val="80"/>
    <w:family w:val="moder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ＭＳ Ｐゴシック">
    <w:panose1 w:val="020B0600070205080204"/>
    <w:charset w:val="80"/>
    <w:family w:val="swiss"/>
    <w:pitch w:val="variable"/>
    <w:sig w:usb0="E00002FF" w:usb1="6AC7FDFB" w:usb2="00000012" w:usb3="00000000" w:csb0="0002009F" w:csb1="00000000"/>
  </w:font>
  <w:font w:name="Times-Bold">
    <w:altName w:val="Times New Roman"/>
    <w:panose1 w:val="00000800000000020000"/>
    <w:charset w:val="00"/>
    <w:family w:val="auto"/>
    <w:pitch w:val="variable"/>
    <w:sig w:usb0="E00002FF" w:usb1="5000205A" w:usb2="00000000" w:usb3="00000000" w:csb0="0000019F" w:csb1="00000000"/>
  </w:font>
  <w:font w:name="Times-Italic">
    <w:altName w:val="Times New Roman"/>
    <w:panose1 w:val="00000500000000090000"/>
    <w:charset w:val="00"/>
    <w:family w:val="auto"/>
    <w:pitch w:val="variable"/>
    <w:sig w:usb0="E00002FF" w:usb1="5000205A" w:usb2="00000000" w:usb3="00000000" w:csb0="0000019F" w:csb1="00000000"/>
  </w:font>
  <w:font w:name="Times New Roman Bold">
    <w:altName w:val="Times New Roman"/>
    <w:panose1 w:val="020B0604020202020204"/>
    <w:charset w:val="00"/>
    <w:family w:val="roman"/>
    <w:notTrueType/>
    <w:pitch w:val="default"/>
    <w:sig w:usb0="00000003" w:usb1="00000000" w:usb2="00000000" w:usb3="00000000" w:csb0="00000001" w:csb1="00000000"/>
  </w:font>
  <w:font w:name="Arial (本文のフォント - コンプレックス スクリプト)">
    <w:panose1 w:val="020B0604020202020204"/>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529405"/>
      <w:docPartObj>
        <w:docPartGallery w:val="Page Numbers (Bottom of Page)"/>
        <w:docPartUnique/>
      </w:docPartObj>
    </w:sdtPr>
    <w:sdtEndPr>
      <w:rPr>
        <w:noProof/>
      </w:rPr>
    </w:sdtEndPr>
    <w:sdtContent>
      <w:p w14:paraId="087FBF5E" w14:textId="77777777" w:rsidR="00A22EB8" w:rsidRDefault="00A22EB8">
        <w:pPr>
          <w:pStyle w:val="aa"/>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C5AEF" w14:textId="77777777" w:rsidR="00A22EB8" w:rsidRDefault="00A22EB8">
    <w:pPr>
      <w:pStyle w:val="aa"/>
      <w:jc w:val="center"/>
    </w:pPr>
  </w:p>
  <w:p w14:paraId="17197EAF" w14:textId="77777777" w:rsidR="00A22EB8" w:rsidRDefault="00A22EB8">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9446529"/>
      <w:docPartObj>
        <w:docPartGallery w:val="Page Numbers (Bottom of Page)"/>
        <w:docPartUnique/>
      </w:docPartObj>
    </w:sdtPr>
    <w:sdtEndPr>
      <w:rPr>
        <w:noProof/>
      </w:rPr>
    </w:sdtEndPr>
    <w:sdtContent>
      <w:p w14:paraId="37DD9AB6" w14:textId="77777777" w:rsidR="00A22EB8" w:rsidRDefault="00A22EB8">
        <w:pPr>
          <w:pStyle w:val="aa"/>
          <w:jc w:val="center"/>
        </w:pPr>
        <w:r>
          <w:fldChar w:fldCharType="begin"/>
        </w:r>
        <w:r>
          <w:instrText xml:space="preserve"> PAGE   \* MERGEFORMAT </w:instrText>
        </w:r>
        <w:r>
          <w:fldChar w:fldCharType="separate"/>
        </w:r>
        <w:r>
          <w:rPr>
            <w:noProof/>
          </w:rPr>
          <w:t>2</w:t>
        </w:r>
        <w:r>
          <w:rPr>
            <w:noProof/>
          </w:rPr>
          <w:fldChar w:fldCharType="end"/>
        </w:r>
      </w:p>
    </w:sdtContent>
  </w:sdt>
  <w:p w14:paraId="4B8516FA" w14:textId="77777777" w:rsidR="00A22EB8" w:rsidRDefault="00A22EB8">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A3DE9" w14:textId="77777777" w:rsidR="00A22EB8" w:rsidRDefault="00A22EB8">
    <w:pPr>
      <w:pStyle w:val="a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21736"/>
      <w:docPartObj>
        <w:docPartGallery w:val="Page Numbers (Bottom of Page)"/>
        <w:docPartUnique/>
      </w:docPartObj>
    </w:sdtPr>
    <w:sdtEndPr>
      <w:rPr>
        <w:noProof/>
      </w:rPr>
    </w:sdtEndPr>
    <w:sdtContent>
      <w:p w14:paraId="3F69E884" w14:textId="77777777" w:rsidR="00A22EB8" w:rsidRDefault="00A22EB8">
        <w:pPr>
          <w:pStyle w:val="aa"/>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96D48" w14:textId="77777777" w:rsidR="00A22EB8" w:rsidRDefault="00A22EB8">
    <w:pPr>
      <w:pStyle w:val="aa"/>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835588"/>
      <w:docPartObj>
        <w:docPartGallery w:val="Page Numbers (Bottom of Page)"/>
        <w:docPartUnique/>
      </w:docPartObj>
    </w:sdtPr>
    <w:sdtEndPr>
      <w:rPr>
        <w:noProof/>
      </w:rPr>
    </w:sdtEndPr>
    <w:sdtContent>
      <w:p w14:paraId="074C1389" w14:textId="77777777" w:rsidR="00A22EB8" w:rsidRDefault="00A22EB8">
        <w:pPr>
          <w:pStyle w:val="aa"/>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F03A2" w14:textId="77777777" w:rsidR="00402C40" w:rsidRDefault="00402C40" w:rsidP="00635F23">
      <w:pPr>
        <w:spacing w:line="240" w:lineRule="auto"/>
      </w:pPr>
      <w:r>
        <w:separator/>
      </w:r>
    </w:p>
    <w:p w14:paraId="6B0B4972" w14:textId="77777777" w:rsidR="00402C40" w:rsidRDefault="00402C40"/>
    <w:p w14:paraId="2B0D9453" w14:textId="77777777" w:rsidR="00402C40" w:rsidRDefault="00402C40"/>
  </w:footnote>
  <w:footnote w:type="continuationSeparator" w:id="0">
    <w:p w14:paraId="7173B9FB" w14:textId="77777777" w:rsidR="00402C40" w:rsidRDefault="00402C40" w:rsidP="00635F23">
      <w:pPr>
        <w:spacing w:line="240" w:lineRule="auto"/>
      </w:pPr>
      <w:r>
        <w:continuationSeparator/>
      </w:r>
    </w:p>
    <w:p w14:paraId="7FB2C98A" w14:textId="77777777" w:rsidR="00402C40" w:rsidRDefault="00402C40"/>
    <w:p w14:paraId="08EAC0FA" w14:textId="77777777" w:rsidR="00402C40" w:rsidRDefault="00402C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685CB" w14:textId="77777777" w:rsidR="00A22EB8" w:rsidRDefault="00A22EB8" w:rsidP="009E32D4">
    <w:pPr>
      <w:pStyle w:val="a8"/>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14297" w14:textId="77777777" w:rsidR="00A22EB8" w:rsidRDefault="00A22EB8" w:rsidP="009E32D4">
    <w:pPr>
      <w:pStyle w:val="a8"/>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1478C"/>
    <w:multiLevelType w:val="hybridMultilevel"/>
    <w:tmpl w:val="CD584604"/>
    <w:lvl w:ilvl="0" w:tplc="072EEEDA">
      <w:start w:val="1"/>
      <w:numFmt w:val="decimal"/>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7E80974"/>
    <w:multiLevelType w:val="multilevel"/>
    <w:tmpl w:val="F0C2C606"/>
    <w:lvl w:ilvl="0">
      <w:start w:val="1"/>
      <w:numFmt w:val="lowerLetter"/>
      <w:pStyle w:val="a"/>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B462F86"/>
    <w:multiLevelType w:val="multilevel"/>
    <w:tmpl w:val="C024D170"/>
    <w:lvl w:ilvl="0">
      <w:start w:val="1"/>
      <w:numFmt w:val="decimal"/>
      <w:lvlText w:val="%1."/>
      <w:lvlJc w:val="left"/>
      <w:pPr>
        <w:ind w:left="420" w:hanging="4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C9F5A2C"/>
    <w:multiLevelType w:val="multilevel"/>
    <w:tmpl w:val="C5E8FF74"/>
    <w:lvl w:ilvl="0">
      <w:start w:val="1"/>
      <w:numFmt w:val="decimal"/>
      <w:lvlText w:val="%1"/>
      <w:lvlJc w:val="left"/>
      <w:pPr>
        <w:tabs>
          <w:tab w:val="num" w:pos="144"/>
        </w:tabs>
        <w:ind w:left="720" w:hanging="360"/>
      </w:pPr>
      <w:rPr>
        <w:rFonts w:hint="default"/>
        <w:color w:val="FF000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3DC19C4"/>
    <w:multiLevelType w:val="multilevel"/>
    <w:tmpl w:val="EFB21154"/>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5C94DAF"/>
    <w:multiLevelType w:val="hybridMultilevel"/>
    <w:tmpl w:val="86004F54"/>
    <w:lvl w:ilvl="0" w:tplc="E2A8FD1A">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3041C"/>
    <w:multiLevelType w:val="hybridMultilevel"/>
    <w:tmpl w:val="A636E2EA"/>
    <w:lvl w:ilvl="0" w:tplc="7010AA74">
      <w:start w:val="1"/>
      <w:numFmt w:val="decimal"/>
      <w:lvlText w:val="%1."/>
      <w:lvlJc w:val="left"/>
      <w:pPr>
        <w:tabs>
          <w:tab w:val="num" w:pos="1440"/>
        </w:tabs>
        <w:ind w:left="1440" w:hanging="360"/>
      </w:pPr>
      <w:rPr>
        <w:rFonts w:hint="default"/>
      </w:rPr>
    </w:lvl>
    <w:lvl w:ilvl="1" w:tplc="ACC809A2">
      <w:start w:val="1"/>
      <w:numFmt w:val="lowerLetter"/>
      <w:lvlText w:val="%2."/>
      <w:lvlJc w:val="left"/>
      <w:pPr>
        <w:tabs>
          <w:tab w:val="num" w:pos="2160"/>
        </w:tabs>
        <w:ind w:left="2160" w:hanging="360"/>
      </w:pPr>
    </w:lvl>
    <w:lvl w:ilvl="2" w:tplc="F8A69972" w:tentative="1">
      <w:start w:val="1"/>
      <w:numFmt w:val="lowerRoman"/>
      <w:lvlText w:val="%3."/>
      <w:lvlJc w:val="right"/>
      <w:pPr>
        <w:tabs>
          <w:tab w:val="num" w:pos="2880"/>
        </w:tabs>
        <w:ind w:left="2880" w:hanging="180"/>
      </w:pPr>
    </w:lvl>
    <w:lvl w:ilvl="3" w:tplc="115C71C2" w:tentative="1">
      <w:start w:val="1"/>
      <w:numFmt w:val="decimal"/>
      <w:lvlText w:val="%4."/>
      <w:lvlJc w:val="left"/>
      <w:pPr>
        <w:tabs>
          <w:tab w:val="num" w:pos="3600"/>
        </w:tabs>
        <w:ind w:left="3600" w:hanging="360"/>
      </w:pPr>
    </w:lvl>
    <w:lvl w:ilvl="4" w:tplc="994A173C" w:tentative="1">
      <w:start w:val="1"/>
      <w:numFmt w:val="lowerLetter"/>
      <w:lvlText w:val="%5."/>
      <w:lvlJc w:val="left"/>
      <w:pPr>
        <w:tabs>
          <w:tab w:val="num" w:pos="4320"/>
        </w:tabs>
        <w:ind w:left="4320" w:hanging="360"/>
      </w:pPr>
    </w:lvl>
    <w:lvl w:ilvl="5" w:tplc="C5A26410" w:tentative="1">
      <w:start w:val="1"/>
      <w:numFmt w:val="lowerRoman"/>
      <w:lvlText w:val="%6."/>
      <w:lvlJc w:val="right"/>
      <w:pPr>
        <w:tabs>
          <w:tab w:val="num" w:pos="5040"/>
        </w:tabs>
        <w:ind w:left="5040" w:hanging="180"/>
      </w:pPr>
    </w:lvl>
    <w:lvl w:ilvl="6" w:tplc="1E24A9A6" w:tentative="1">
      <w:start w:val="1"/>
      <w:numFmt w:val="decimal"/>
      <w:lvlText w:val="%7."/>
      <w:lvlJc w:val="left"/>
      <w:pPr>
        <w:tabs>
          <w:tab w:val="num" w:pos="5760"/>
        </w:tabs>
        <w:ind w:left="5760" w:hanging="360"/>
      </w:pPr>
    </w:lvl>
    <w:lvl w:ilvl="7" w:tplc="C736DBFA" w:tentative="1">
      <w:start w:val="1"/>
      <w:numFmt w:val="lowerLetter"/>
      <w:lvlText w:val="%8."/>
      <w:lvlJc w:val="left"/>
      <w:pPr>
        <w:tabs>
          <w:tab w:val="num" w:pos="6480"/>
        </w:tabs>
        <w:ind w:left="6480" w:hanging="360"/>
      </w:pPr>
    </w:lvl>
    <w:lvl w:ilvl="8" w:tplc="B050850A" w:tentative="1">
      <w:start w:val="1"/>
      <w:numFmt w:val="lowerRoman"/>
      <w:lvlText w:val="%9."/>
      <w:lvlJc w:val="right"/>
      <w:pPr>
        <w:tabs>
          <w:tab w:val="num" w:pos="7200"/>
        </w:tabs>
        <w:ind w:left="7200" w:hanging="180"/>
      </w:pPr>
    </w:lvl>
  </w:abstractNum>
  <w:abstractNum w:abstractNumId="8" w15:restartNumberingAfterBreak="0">
    <w:nsid w:val="26E6745D"/>
    <w:multiLevelType w:val="hybridMultilevel"/>
    <w:tmpl w:val="65D8A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3F770B"/>
    <w:multiLevelType w:val="hybridMultilevel"/>
    <w:tmpl w:val="8B907DCE"/>
    <w:lvl w:ilvl="0" w:tplc="5A7CC532">
      <w:start w:val="1"/>
      <w:numFmt w:val="bullet"/>
      <w:lvlText w:val=""/>
      <w:lvlJc w:val="left"/>
      <w:pPr>
        <w:ind w:left="720" w:hanging="360"/>
      </w:pPr>
      <w:rPr>
        <w:rFonts w:ascii="Symbol" w:eastAsiaTheme="minorHAnsi" w:hAnsi="Symbol" w:cstheme="minorBidi"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15:restartNumberingAfterBreak="0">
    <w:nsid w:val="331D3004"/>
    <w:multiLevelType w:val="hybridMultilevel"/>
    <w:tmpl w:val="8A823156"/>
    <w:lvl w:ilvl="0" w:tplc="0409000F">
      <w:start w:val="1"/>
      <w:numFmt w:val="decimal"/>
      <w:lvlText w:val="%1."/>
      <w:lvlJc w:val="left"/>
      <w:pPr>
        <w:ind w:left="1140" w:hanging="420"/>
      </w:pPr>
      <w:rPr>
        <w:rFont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1" w15:restartNumberingAfterBreak="0">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68B21ED"/>
    <w:multiLevelType w:val="multilevel"/>
    <w:tmpl w:val="A8D4590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AD0C65"/>
    <w:multiLevelType w:val="hybridMultilevel"/>
    <w:tmpl w:val="6564022A"/>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3CB2370D"/>
    <w:multiLevelType w:val="hybridMultilevel"/>
    <w:tmpl w:val="6B52AAD0"/>
    <w:lvl w:ilvl="0" w:tplc="04090001">
      <w:start w:val="1"/>
      <w:numFmt w:val="bullet"/>
      <w:lvlText w:val=""/>
      <w:lvlJc w:val="left"/>
      <w:pPr>
        <w:ind w:left="1140" w:hanging="420"/>
      </w:pPr>
      <w:rPr>
        <w:rFonts w:ascii="Wingdings" w:hAnsi="Wingding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5" w15:restartNumberingAfterBreak="0">
    <w:nsid w:val="3FED3993"/>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2770B88"/>
    <w:multiLevelType w:val="multilevel"/>
    <w:tmpl w:val="6A26A8F0"/>
    <w:lvl w:ilvl="0">
      <w:start w:val="1"/>
      <w:numFmt w:val="lowerLetter"/>
      <w:pStyle w:val="ParagraphItemize"/>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5436CFD"/>
    <w:multiLevelType w:val="hybridMultilevel"/>
    <w:tmpl w:val="2668ABC4"/>
    <w:lvl w:ilvl="0" w:tplc="C1EC0E28">
      <w:start w:val="1"/>
      <w:numFmt w:val="bullet"/>
      <w:lvlText w:val=""/>
      <w:lvlJc w:val="left"/>
      <w:pPr>
        <w:ind w:left="720" w:hanging="360"/>
      </w:pPr>
      <w:rPr>
        <w:rFonts w:ascii="Symbol" w:eastAsiaTheme="minorHAnsi" w:hAnsi="Symbol" w:cstheme="minorBidi" w:hint="default"/>
      </w:rPr>
    </w:lvl>
    <w:lvl w:ilvl="1" w:tplc="6AD83CDC" w:tentative="1">
      <w:start w:val="1"/>
      <w:numFmt w:val="bullet"/>
      <w:lvlText w:val="o"/>
      <w:lvlJc w:val="left"/>
      <w:pPr>
        <w:ind w:left="1440" w:hanging="360"/>
      </w:pPr>
      <w:rPr>
        <w:rFonts w:ascii="Courier New" w:hAnsi="Courier New" w:cs="Courier New" w:hint="default"/>
      </w:rPr>
    </w:lvl>
    <w:lvl w:ilvl="2" w:tplc="57D4D188" w:tentative="1">
      <w:start w:val="1"/>
      <w:numFmt w:val="bullet"/>
      <w:lvlText w:val=""/>
      <w:lvlJc w:val="left"/>
      <w:pPr>
        <w:ind w:left="2160" w:hanging="360"/>
      </w:pPr>
      <w:rPr>
        <w:rFonts w:ascii="Wingdings" w:hAnsi="Wingdings" w:hint="default"/>
      </w:rPr>
    </w:lvl>
    <w:lvl w:ilvl="3" w:tplc="0ACC924C" w:tentative="1">
      <w:start w:val="1"/>
      <w:numFmt w:val="bullet"/>
      <w:lvlText w:val=""/>
      <w:lvlJc w:val="left"/>
      <w:pPr>
        <w:ind w:left="2880" w:hanging="360"/>
      </w:pPr>
      <w:rPr>
        <w:rFonts w:ascii="Symbol" w:hAnsi="Symbol" w:hint="default"/>
      </w:rPr>
    </w:lvl>
    <w:lvl w:ilvl="4" w:tplc="E3327646" w:tentative="1">
      <w:start w:val="1"/>
      <w:numFmt w:val="bullet"/>
      <w:lvlText w:val="o"/>
      <w:lvlJc w:val="left"/>
      <w:pPr>
        <w:ind w:left="3600" w:hanging="360"/>
      </w:pPr>
      <w:rPr>
        <w:rFonts w:ascii="Courier New" w:hAnsi="Courier New" w:cs="Courier New" w:hint="default"/>
      </w:rPr>
    </w:lvl>
    <w:lvl w:ilvl="5" w:tplc="B6EE5422" w:tentative="1">
      <w:start w:val="1"/>
      <w:numFmt w:val="bullet"/>
      <w:lvlText w:val=""/>
      <w:lvlJc w:val="left"/>
      <w:pPr>
        <w:ind w:left="4320" w:hanging="360"/>
      </w:pPr>
      <w:rPr>
        <w:rFonts w:ascii="Wingdings" w:hAnsi="Wingdings" w:hint="default"/>
      </w:rPr>
    </w:lvl>
    <w:lvl w:ilvl="6" w:tplc="26B65E9A" w:tentative="1">
      <w:start w:val="1"/>
      <w:numFmt w:val="bullet"/>
      <w:lvlText w:val=""/>
      <w:lvlJc w:val="left"/>
      <w:pPr>
        <w:ind w:left="5040" w:hanging="360"/>
      </w:pPr>
      <w:rPr>
        <w:rFonts w:ascii="Symbol" w:hAnsi="Symbol" w:hint="default"/>
      </w:rPr>
    </w:lvl>
    <w:lvl w:ilvl="7" w:tplc="AD040808" w:tentative="1">
      <w:start w:val="1"/>
      <w:numFmt w:val="bullet"/>
      <w:lvlText w:val="o"/>
      <w:lvlJc w:val="left"/>
      <w:pPr>
        <w:ind w:left="5760" w:hanging="360"/>
      </w:pPr>
      <w:rPr>
        <w:rFonts w:ascii="Courier New" w:hAnsi="Courier New" w:cs="Courier New" w:hint="default"/>
      </w:rPr>
    </w:lvl>
    <w:lvl w:ilvl="8" w:tplc="54A83526" w:tentative="1">
      <w:start w:val="1"/>
      <w:numFmt w:val="bullet"/>
      <w:lvlText w:val=""/>
      <w:lvlJc w:val="left"/>
      <w:pPr>
        <w:ind w:left="6480" w:hanging="360"/>
      </w:pPr>
      <w:rPr>
        <w:rFonts w:ascii="Wingdings" w:hAnsi="Wingdings" w:hint="default"/>
      </w:rPr>
    </w:lvl>
  </w:abstractNum>
  <w:abstractNum w:abstractNumId="18" w15:restartNumberingAfterBreak="0">
    <w:nsid w:val="4C36668A"/>
    <w:multiLevelType w:val="multilevel"/>
    <w:tmpl w:val="2460CD0A"/>
    <w:lvl w:ilvl="0">
      <w:start w:val="1"/>
      <w:numFmt w:val="lowerLetter"/>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C412F0A"/>
    <w:multiLevelType w:val="multilevel"/>
    <w:tmpl w:val="E0AE1F2A"/>
    <w:lvl w:ilvl="0">
      <w:start w:val="1"/>
      <w:numFmt w:val="decimal"/>
      <w:pStyle w:val="1"/>
      <w:lvlText w:val="CHAPTER %1"/>
      <w:lvlJc w:val="left"/>
      <w:pPr>
        <w:tabs>
          <w:tab w:val="num" w:pos="14"/>
        </w:tabs>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20" w15:restartNumberingAfterBreak="0">
    <w:nsid w:val="4CAC22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63D33E3"/>
    <w:multiLevelType w:val="hybridMultilevel"/>
    <w:tmpl w:val="5B9838BA"/>
    <w:lvl w:ilvl="0" w:tplc="9D46377E">
      <w:start w:val="1"/>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5AC4569D"/>
    <w:multiLevelType w:val="hybridMultilevel"/>
    <w:tmpl w:val="87067526"/>
    <w:lvl w:ilvl="0" w:tplc="B8AE99BE">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23" w15:restartNumberingAfterBreak="0">
    <w:nsid w:val="5EC335ED"/>
    <w:multiLevelType w:val="multilevel"/>
    <w:tmpl w:val="A0B494D2"/>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25D5F25"/>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5B748CB"/>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BA1254E"/>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D40446B"/>
    <w:multiLevelType w:val="multilevel"/>
    <w:tmpl w:val="D9B81342"/>
    <w:lvl w:ilvl="0">
      <w:start w:val="1"/>
      <w:numFmt w:val="decimal"/>
      <w:lvlText w:val="CHAPTER %1"/>
      <w:lvlJc w:val="left"/>
      <w:pPr>
        <w:tabs>
          <w:tab w:val="num" w:pos="6"/>
        </w:tabs>
        <w:ind w:left="0" w:firstLine="0"/>
      </w:pPr>
      <w:rPr>
        <w:rFonts w:ascii="Times New Roman" w:hAnsi="Times New Roman" w:hint="default"/>
        <w:b/>
        <w:i w:val="0"/>
        <w:caps/>
        <w:color w:val="auto"/>
        <w:sz w:val="24"/>
      </w:rPr>
    </w:lvl>
    <w:lvl w:ilvl="1">
      <w:start w:val="1"/>
      <w:numFmt w:val="decimal"/>
      <w:lvlText w:val="%1.%2"/>
      <w:lvlJc w:val="left"/>
      <w:pPr>
        <w:tabs>
          <w:tab w:val="num" w:pos="144"/>
        </w:tabs>
        <w:ind w:left="0" w:firstLine="0"/>
      </w:pPr>
      <w:rPr>
        <w:rFonts w:hint="default"/>
        <w:vanish w:val="0"/>
        <w:color w:val="auto"/>
      </w:rPr>
    </w:lvl>
    <w:lvl w:ilvl="2">
      <w:start w:val="1"/>
      <w:numFmt w:val="decimal"/>
      <w:lvlText w:val="%1.%2.%3"/>
      <w:lvlJc w:val="left"/>
      <w:pPr>
        <w:tabs>
          <w:tab w:val="num" w:pos="144"/>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44"/>
        </w:tabs>
        <w:ind w:left="0" w:firstLine="0"/>
      </w:pPr>
      <w:rPr>
        <w:rFonts w:hint="default"/>
      </w:rPr>
    </w:lvl>
    <w:lvl w:ilvl="5">
      <w:start w:val="1"/>
      <w:numFmt w:val="decimal"/>
      <w:lvlText w:val="%1.%2.%3.%4.%5.%6"/>
      <w:lvlJc w:val="left"/>
      <w:pPr>
        <w:tabs>
          <w:tab w:val="num" w:pos="144"/>
        </w:tabs>
        <w:ind w:left="0" w:firstLine="0"/>
      </w:pPr>
      <w:rPr>
        <w:rFonts w:hint="default"/>
      </w:rPr>
    </w:lvl>
    <w:lvl w:ilvl="6">
      <w:start w:val="1"/>
      <w:numFmt w:val="decimal"/>
      <w:lvlText w:val="%1.%2.%3.%4.%5.%6.%7"/>
      <w:lvlJc w:val="left"/>
      <w:pPr>
        <w:tabs>
          <w:tab w:val="num" w:pos="144"/>
        </w:tabs>
        <w:ind w:left="0" w:firstLine="0"/>
      </w:pPr>
      <w:rPr>
        <w:rFonts w:hint="default"/>
      </w:rPr>
    </w:lvl>
    <w:lvl w:ilvl="7">
      <w:start w:val="1"/>
      <w:numFmt w:val="decimal"/>
      <w:lvlText w:val="%1.%2.%3.%4.%5.%6.%7.%8"/>
      <w:lvlJc w:val="left"/>
      <w:pPr>
        <w:tabs>
          <w:tab w:val="num" w:pos="144"/>
        </w:tabs>
        <w:ind w:left="0" w:firstLine="0"/>
      </w:pPr>
      <w:rPr>
        <w:rFonts w:hint="default"/>
      </w:rPr>
    </w:lvl>
    <w:lvl w:ilvl="8">
      <w:start w:val="1"/>
      <w:numFmt w:val="decimal"/>
      <w:lvlText w:val="%1.%2.%3.%4.%5.%6.%7.%8.%9"/>
      <w:lvlJc w:val="left"/>
      <w:pPr>
        <w:tabs>
          <w:tab w:val="num" w:pos="144"/>
        </w:tabs>
        <w:ind w:left="0" w:firstLine="0"/>
      </w:pPr>
      <w:rPr>
        <w:rFonts w:hint="default"/>
      </w:rPr>
    </w:lvl>
  </w:abstractNum>
  <w:abstractNum w:abstractNumId="28" w15:restartNumberingAfterBreak="0">
    <w:nsid w:val="7EB07DE3"/>
    <w:multiLevelType w:val="multilevel"/>
    <w:tmpl w:val="4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7"/>
  </w:num>
  <w:num w:numId="2">
    <w:abstractNumId w:val="4"/>
  </w:num>
  <w:num w:numId="3">
    <w:abstractNumId w:val="7"/>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25"/>
  </w:num>
  <w:num w:numId="7">
    <w:abstractNumId w:val="24"/>
  </w:num>
  <w:num w:numId="8">
    <w:abstractNumId w:val="26"/>
  </w:num>
  <w:num w:numId="9">
    <w:abstractNumId w:val="9"/>
  </w:num>
  <w:num w:numId="10">
    <w:abstractNumId w:val="17"/>
  </w:num>
  <w:num w:numId="11">
    <w:abstractNumId w:val="21"/>
  </w:num>
  <w:num w:numId="12">
    <w:abstractNumId w:val="27"/>
    <w:lvlOverride w:ilvl="0">
      <w:lvl w:ilvl="0">
        <w:start w:val="1"/>
        <w:numFmt w:val="decimal"/>
        <w:suff w:val="nothing"/>
        <w:lvlText w:val="%1"/>
        <w:lvlJc w:val="left"/>
        <w:pPr>
          <w:ind w:left="0" w:firstLine="0"/>
        </w:pPr>
        <w:rPr>
          <w:rFonts w:hint="default"/>
          <w:b/>
          <w:i w:val="0"/>
          <w:caps/>
          <w:color w:val="FF0000"/>
          <w:sz w:val="24"/>
        </w:rPr>
      </w:lvl>
    </w:lvlOverride>
    <w:lvlOverride w:ilvl="1">
      <w:lvl w:ilvl="1">
        <w:start w:val="1"/>
        <w:numFmt w:val="decimal"/>
        <w:lvlText w:val="%1.%2"/>
        <w:lvlJc w:val="left"/>
        <w:pPr>
          <w:tabs>
            <w:tab w:val="num" w:pos="144"/>
          </w:tabs>
          <w:ind w:left="576" w:hanging="576"/>
        </w:pPr>
        <w:rPr>
          <w:rFonts w:hint="default"/>
          <w:vanish w:val="0"/>
          <w:color w:val="auto"/>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3.%4"/>
        <w:lvlJc w:val="left"/>
        <w:pPr>
          <w:ind w:left="864" w:hanging="864"/>
        </w:pPr>
        <w:rPr>
          <w:rFonts w:hint="default"/>
        </w:rPr>
      </w:lvl>
    </w:lvlOverride>
    <w:lvlOverride w:ilvl="4">
      <w:lvl w:ilvl="4">
        <w:start w:val="1"/>
        <w:numFmt w:val="decimal"/>
        <w:lvlText w:val="%1.%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3">
    <w:abstractNumId w:val="28"/>
  </w:num>
  <w:num w:numId="14">
    <w:abstractNumId w:val="27"/>
    <w:lvlOverride w:ilvl="0">
      <w:lvl w:ilvl="0">
        <w:start w:val="1"/>
        <w:numFmt w:val="decimal"/>
        <w:lvlText w:val="%1"/>
        <w:lvlJc w:val="left"/>
        <w:pPr>
          <w:tabs>
            <w:tab w:val="num" w:pos="144"/>
          </w:tabs>
          <w:ind w:left="1584" w:firstLine="0"/>
        </w:pPr>
        <w:rPr>
          <w:rFonts w:hint="default"/>
          <w:b/>
          <w:i w:val="0"/>
          <w:caps/>
          <w:color w:val="FF0000"/>
          <w:sz w:val="24"/>
        </w:rPr>
      </w:lvl>
    </w:lvlOverride>
    <w:lvlOverride w:ilvl="1">
      <w:lvl w:ilvl="1">
        <w:start w:val="1"/>
        <w:numFmt w:val="decimal"/>
        <w:lvlText w:val="%1.%2"/>
        <w:lvlJc w:val="left"/>
        <w:pPr>
          <w:tabs>
            <w:tab w:val="num" w:pos="1728"/>
          </w:tabs>
          <w:ind w:left="2160" w:hanging="576"/>
        </w:pPr>
        <w:rPr>
          <w:rFonts w:hint="default"/>
          <w:vanish w:val="0"/>
          <w:color w:val="auto"/>
        </w:rPr>
      </w:lvl>
    </w:lvlOverride>
    <w:lvlOverride w:ilvl="2">
      <w:lvl w:ilvl="2">
        <w:start w:val="1"/>
        <w:numFmt w:val="decimal"/>
        <w:lvlText w:val="%1.%2.%3"/>
        <w:lvlJc w:val="left"/>
        <w:pPr>
          <w:ind w:left="2304" w:hanging="720"/>
        </w:pPr>
        <w:rPr>
          <w:rFonts w:hint="default"/>
        </w:rPr>
      </w:lvl>
    </w:lvlOverride>
    <w:lvlOverride w:ilvl="3">
      <w:lvl w:ilvl="3">
        <w:start w:val="1"/>
        <w:numFmt w:val="decimal"/>
        <w:lvlText w:val="%1.%2.%3.%4"/>
        <w:lvlJc w:val="left"/>
        <w:pPr>
          <w:ind w:left="2448" w:hanging="864"/>
        </w:pPr>
        <w:rPr>
          <w:rFonts w:hint="default"/>
        </w:rPr>
      </w:lvl>
    </w:lvlOverride>
    <w:lvlOverride w:ilvl="4">
      <w:lvl w:ilvl="4">
        <w:start w:val="1"/>
        <w:numFmt w:val="decimal"/>
        <w:lvlText w:val="%1.%2.%3.%4.%5"/>
        <w:lvlJc w:val="left"/>
        <w:pPr>
          <w:ind w:left="2592" w:hanging="1008"/>
        </w:pPr>
        <w:rPr>
          <w:rFonts w:hint="default"/>
        </w:rPr>
      </w:lvl>
    </w:lvlOverride>
    <w:lvlOverride w:ilvl="5">
      <w:lvl w:ilvl="5">
        <w:start w:val="1"/>
        <w:numFmt w:val="decimal"/>
        <w:lvlText w:val="%1.%2.%3.%4.%5.%6"/>
        <w:lvlJc w:val="left"/>
        <w:pPr>
          <w:ind w:left="2736" w:hanging="1152"/>
        </w:pPr>
        <w:rPr>
          <w:rFonts w:hint="default"/>
        </w:rPr>
      </w:lvl>
    </w:lvlOverride>
    <w:lvlOverride w:ilvl="6">
      <w:lvl w:ilvl="6">
        <w:start w:val="1"/>
        <w:numFmt w:val="decimal"/>
        <w:lvlText w:val="%1.%2.%3.%4.%5.%6.%7"/>
        <w:lvlJc w:val="left"/>
        <w:pPr>
          <w:ind w:left="2880" w:hanging="1296"/>
        </w:pPr>
        <w:rPr>
          <w:rFonts w:hint="default"/>
        </w:rPr>
      </w:lvl>
    </w:lvlOverride>
    <w:lvlOverride w:ilvl="7">
      <w:lvl w:ilvl="7">
        <w:start w:val="1"/>
        <w:numFmt w:val="decimal"/>
        <w:lvlText w:val="%1.%2.%3.%4.%5.%6.%7.%8"/>
        <w:lvlJc w:val="left"/>
        <w:pPr>
          <w:ind w:left="3024" w:hanging="1440"/>
        </w:pPr>
        <w:rPr>
          <w:rFonts w:hint="default"/>
        </w:rPr>
      </w:lvl>
    </w:lvlOverride>
    <w:lvlOverride w:ilvl="8">
      <w:lvl w:ilvl="8">
        <w:start w:val="1"/>
        <w:numFmt w:val="decimal"/>
        <w:lvlText w:val="%1.%2.%3.%4.%5.%6.%7.%8.%9"/>
        <w:lvlJc w:val="left"/>
        <w:pPr>
          <w:ind w:left="3168" w:hanging="1584"/>
        </w:pPr>
        <w:rPr>
          <w:rFonts w:hint="default"/>
        </w:rPr>
      </w:lvl>
    </w:lvlOverride>
  </w:num>
  <w:num w:numId="15">
    <w:abstractNumId w:val="27"/>
    <w:lvlOverride w:ilvl="0">
      <w:lvl w:ilvl="0">
        <w:start w:val="1"/>
        <w:numFmt w:val="decimal"/>
        <w:lvlText w:val="%1"/>
        <w:lvlJc w:val="left"/>
        <w:pPr>
          <w:tabs>
            <w:tab w:val="num" w:pos="144"/>
          </w:tabs>
          <w:ind w:left="0" w:firstLine="144"/>
        </w:pPr>
        <w:rPr>
          <w:rFonts w:hint="default"/>
          <w:b/>
          <w:i w:val="0"/>
          <w:caps/>
          <w:color w:val="FF0000"/>
          <w:sz w:val="24"/>
        </w:rPr>
      </w:lvl>
    </w:lvlOverride>
    <w:lvlOverride w:ilvl="1">
      <w:lvl w:ilvl="1">
        <w:start w:val="1"/>
        <w:numFmt w:val="decimal"/>
        <w:lvlText w:val="%1.%2"/>
        <w:lvlJc w:val="left"/>
        <w:pPr>
          <w:tabs>
            <w:tab w:val="num" w:pos="144"/>
          </w:tabs>
          <w:ind w:left="0" w:firstLine="144"/>
        </w:pPr>
        <w:rPr>
          <w:rFonts w:hint="default"/>
          <w:vanish w:val="0"/>
          <w:color w:val="auto"/>
        </w:rPr>
      </w:lvl>
    </w:lvlOverride>
    <w:lvlOverride w:ilvl="2">
      <w:lvl w:ilvl="2">
        <w:start w:val="1"/>
        <w:numFmt w:val="decimal"/>
        <w:lvlText w:val="%1.%2.%3"/>
        <w:lvlJc w:val="left"/>
        <w:pPr>
          <w:tabs>
            <w:tab w:val="num" w:pos="144"/>
          </w:tabs>
          <w:ind w:left="0" w:firstLine="144"/>
        </w:pPr>
        <w:rPr>
          <w:rFonts w:hint="default"/>
        </w:rPr>
      </w:lvl>
    </w:lvlOverride>
    <w:lvlOverride w:ilvl="3">
      <w:lvl w:ilvl="3">
        <w:start w:val="1"/>
        <w:numFmt w:val="decimal"/>
        <w:lvlText w:val="%1.%2.%3.%4"/>
        <w:lvlJc w:val="left"/>
        <w:pPr>
          <w:tabs>
            <w:tab w:val="num" w:pos="144"/>
          </w:tabs>
          <w:ind w:left="0" w:firstLine="144"/>
        </w:pPr>
        <w:rPr>
          <w:rFonts w:hint="default"/>
        </w:rPr>
      </w:lvl>
    </w:lvlOverride>
    <w:lvlOverride w:ilvl="4">
      <w:lvl w:ilvl="4">
        <w:start w:val="1"/>
        <w:numFmt w:val="decimal"/>
        <w:lvlText w:val="%1.%2.%3.%4.%5"/>
        <w:lvlJc w:val="left"/>
        <w:pPr>
          <w:tabs>
            <w:tab w:val="num" w:pos="144"/>
          </w:tabs>
          <w:ind w:left="0" w:firstLine="144"/>
        </w:pPr>
        <w:rPr>
          <w:rFonts w:hint="default"/>
        </w:rPr>
      </w:lvl>
    </w:lvlOverride>
    <w:lvlOverride w:ilvl="5">
      <w:lvl w:ilvl="5">
        <w:start w:val="1"/>
        <w:numFmt w:val="decimal"/>
        <w:lvlText w:val="%1.%2.%3.%4.%5.%6"/>
        <w:lvlJc w:val="left"/>
        <w:pPr>
          <w:tabs>
            <w:tab w:val="num" w:pos="144"/>
          </w:tabs>
          <w:ind w:left="0" w:firstLine="144"/>
        </w:pPr>
        <w:rPr>
          <w:rFonts w:hint="default"/>
        </w:rPr>
      </w:lvl>
    </w:lvlOverride>
    <w:lvlOverride w:ilvl="6">
      <w:lvl w:ilvl="6">
        <w:start w:val="1"/>
        <w:numFmt w:val="decimal"/>
        <w:lvlText w:val="%1.%2.%3.%4.%5.%6.%7"/>
        <w:lvlJc w:val="left"/>
        <w:pPr>
          <w:tabs>
            <w:tab w:val="num" w:pos="144"/>
          </w:tabs>
          <w:ind w:left="0" w:firstLine="144"/>
        </w:pPr>
        <w:rPr>
          <w:rFonts w:hint="default"/>
        </w:rPr>
      </w:lvl>
    </w:lvlOverride>
    <w:lvlOverride w:ilvl="7">
      <w:lvl w:ilvl="7">
        <w:start w:val="1"/>
        <w:numFmt w:val="decimal"/>
        <w:lvlText w:val="%1.%2.%3.%4.%5.%6.%7.%8"/>
        <w:lvlJc w:val="left"/>
        <w:pPr>
          <w:tabs>
            <w:tab w:val="num" w:pos="144"/>
          </w:tabs>
          <w:ind w:left="0" w:firstLine="144"/>
        </w:pPr>
        <w:rPr>
          <w:rFonts w:hint="default"/>
        </w:rPr>
      </w:lvl>
    </w:lvlOverride>
    <w:lvlOverride w:ilvl="8">
      <w:lvl w:ilvl="8">
        <w:start w:val="1"/>
        <w:numFmt w:val="decimal"/>
        <w:lvlText w:val="%1.%2.%3.%4.%5.%6.%7.%8.%9"/>
        <w:lvlJc w:val="left"/>
        <w:pPr>
          <w:tabs>
            <w:tab w:val="num" w:pos="144"/>
          </w:tabs>
          <w:ind w:left="0" w:firstLine="144"/>
        </w:pPr>
        <w:rPr>
          <w:rFonts w:hint="default"/>
        </w:rPr>
      </w:lvl>
    </w:lvlOverride>
  </w:num>
  <w:num w:numId="16">
    <w:abstractNumId w:val="8"/>
  </w:num>
  <w:num w:numId="17">
    <w:abstractNumId w:val="19"/>
  </w:num>
  <w:num w:numId="18">
    <w:abstractNumId w:val="19"/>
  </w:num>
  <w:num w:numId="19">
    <w:abstractNumId w:val="19"/>
  </w:num>
  <w:num w:numId="20">
    <w:abstractNumId w:val="19"/>
  </w:num>
  <w:num w:numId="21">
    <w:abstractNumId w:val="19"/>
  </w:num>
  <w:num w:numId="22">
    <w:abstractNumId w:val="19"/>
  </w:num>
  <w:num w:numId="23">
    <w:abstractNumId w:val="19"/>
  </w:num>
  <w:num w:numId="24">
    <w:abstractNumId w:val="19"/>
  </w:num>
  <w:num w:numId="25">
    <w:abstractNumId w:val="19"/>
  </w:num>
  <w:num w:numId="26">
    <w:abstractNumId w:val="18"/>
  </w:num>
  <w:num w:numId="27">
    <w:abstractNumId w:val="5"/>
  </w:num>
  <w:num w:numId="28">
    <w:abstractNumId w:val="23"/>
  </w:num>
  <w:num w:numId="29">
    <w:abstractNumId w:val="1"/>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11"/>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13"/>
  </w:num>
  <w:num w:numId="46">
    <w:abstractNumId w:val="14"/>
  </w:num>
  <w:num w:numId="47">
    <w:abstractNumId w:val="10"/>
  </w:num>
  <w:num w:numId="48">
    <w:abstractNumId w:val="3"/>
  </w:num>
  <w:num w:numId="4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num>
  <w:num w:numId="51">
    <w:abstractNumId w:val="20"/>
  </w:num>
  <w:num w:numId="52">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chi kento">
    <w15:presenceInfo w15:providerId="Windows Live" w15:userId="33f7ab213d4ba9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mirrorMargins/>
  <w:bordersDoNotSurroundHeader/>
  <w:bordersDoNotSurroundFooter/>
  <w:proofState w:spelling="clean" w:grammar="clean"/>
  <w:attachedTemplate r:id="rId1"/>
  <w:trackRevisions/>
  <w:defaultTabStop w:val="720"/>
  <w:evenAndOddHeaders/>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Y1NrMwNDAzMDAzM7VQ0lEKTi0uzszPAykwMq4FAOcybAUtAAAA"/>
  </w:docVars>
  <w:rsids>
    <w:rsidRoot w:val="0055122A"/>
    <w:rsid w:val="0000012B"/>
    <w:rsid w:val="00002A72"/>
    <w:rsid w:val="000046C2"/>
    <w:rsid w:val="00005288"/>
    <w:rsid w:val="00006754"/>
    <w:rsid w:val="0001060D"/>
    <w:rsid w:val="00010829"/>
    <w:rsid w:val="00012C8F"/>
    <w:rsid w:val="00013B83"/>
    <w:rsid w:val="00014D45"/>
    <w:rsid w:val="00015ABF"/>
    <w:rsid w:val="00017781"/>
    <w:rsid w:val="000213FA"/>
    <w:rsid w:val="000303FE"/>
    <w:rsid w:val="00030FC6"/>
    <w:rsid w:val="00035D47"/>
    <w:rsid w:val="0003688B"/>
    <w:rsid w:val="00043EB4"/>
    <w:rsid w:val="00056E5D"/>
    <w:rsid w:val="00066FE6"/>
    <w:rsid w:val="00067B53"/>
    <w:rsid w:val="00074997"/>
    <w:rsid w:val="00080369"/>
    <w:rsid w:val="00084E13"/>
    <w:rsid w:val="00084ED0"/>
    <w:rsid w:val="000876A2"/>
    <w:rsid w:val="00090A7A"/>
    <w:rsid w:val="00091A76"/>
    <w:rsid w:val="000926AD"/>
    <w:rsid w:val="00096563"/>
    <w:rsid w:val="00097796"/>
    <w:rsid w:val="000A2DF5"/>
    <w:rsid w:val="000B54E3"/>
    <w:rsid w:val="000C6E59"/>
    <w:rsid w:val="000C7481"/>
    <w:rsid w:val="000C7C34"/>
    <w:rsid w:val="000D070F"/>
    <w:rsid w:val="000D146F"/>
    <w:rsid w:val="000D2C41"/>
    <w:rsid w:val="000D4D74"/>
    <w:rsid w:val="000E14A2"/>
    <w:rsid w:val="000E27E5"/>
    <w:rsid w:val="000E3D62"/>
    <w:rsid w:val="000E56F2"/>
    <w:rsid w:val="000E6148"/>
    <w:rsid w:val="000F0EAB"/>
    <w:rsid w:val="000F429A"/>
    <w:rsid w:val="000F5718"/>
    <w:rsid w:val="001054FF"/>
    <w:rsid w:val="001062B7"/>
    <w:rsid w:val="001068F9"/>
    <w:rsid w:val="00113DBF"/>
    <w:rsid w:val="001177A2"/>
    <w:rsid w:val="00117A6C"/>
    <w:rsid w:val="00125866"/>
    <w:rsid w:val="0012768B"/>
    <w:rsid w:val="0013044C"/>
    <w:rsid w:val="00131364"/>
    <w:rsid w:val="00133244"/>
    <w:rsid w:val="001376D1"/>
    <w:rsid w:val="00143841"/>
    <w:rsid w:val="00144029"/>
    <w:rsid w:val="00150245"/>
    <w:rsid w:val="00157E7A"/>
    <w:rsid w:val="001622FD"/>
    <w:rsid w:val="001678E8"/>
    <w:rsid w:val="00167966"/>
    <w:rsid w:val="00181A6C"/>
    <w:rsid w:val="0018259D"/>
    <w:rsid w:val="00192349"/>
    <w:rsid w:val="00192C72"/>
    <w:rsid w:val="00194ED2"/>
    <w:rsid w:val="001A3FA5"/>
    <w:rsid w:val="001A4CCB"/>
    <w:rsid w:val="001A696C"/>
    <w:rsid w:val="001A7A9B"/>
    <w:rsid w:val="001B0DC0"/>
    <w:rsid w:val="001B23A9"/>
    <w:rsid w:val="001B6277"/>
    <w:rsid w:val="001C00F7"/>
    <w:rsid w:val="001C6FC6"/>
    <w:rsid w:val="001C70D6"/>
    <w:rsid w:val="001D4D2A"/>
    <w:rsid w:val="001D7205"/>
    <w:rsid w:val="001D7DDF"/>
    <w:rsid w:val="001E2FFB"/>
    <w:rsid w:val="001E48BF"/>
    <w:rsid w:val="001E7E97"/>
    <w:rsid w:val="001F164D"/>
    <w:rsid w:val="001F337B"/>
    <w:rsid w:val="001F3D43"/>
    <w:rsid w:val="001F3F18"/>
    <w:rsid w:val="00200DBD"/>
    <w:rsid w:val="00201A85"/>
    <w:rsid w:val="00205C41"/>
    <w:rsid w:val="00213738"/>
    <w:rsid w:val="002156C8"/>
    <w:rsid w:val="0021590F"/>
    <w:rsid w:val="002170CD"/>
    <w:rsid w:val="00224D07"/>
    <w:rsid w:val="00230C5A"/>
    <w:rsid w:val="00231F35"/>
    <w:rsid w:val="00233E42"/>
    <w:rsid w:val="002347AA"/>
    <w:rsid w:val="00245FB3"/>
    <w:rsid w:val="00252271"/>
    <w:rsid w:val="00264110"/>
    <w:rsid w:val="00265FEE"/>
    <w:rsid w:val="00267524"/>
    <w:rsid w:val="00270C9F"/>
    <w:rsid w:val="00271358"/>
    <w:rsid w:val="00276CE9"/>
    <w:rsid w:val="00280083"/>
    <w:rsid w:val="00280B38"/>
    <w:rsid w:val="00285335"/>
    <w:rsid w:val="00290CAB"/>
    <w:rsid w:val="00292D36"/>
    <w:rsid w:val="002A08E6"/>
    <w:rsid w:val="002A362B"/>
    <w:rsid w:val="002A66EC"/>
    <w:rsid w:val="002B1956"/>
    <w:rsid w:val="002B53B4"/>
    <w:rsid w:val="002B7E51"/>
    <w:rsid w:val="002D4BEE"/>
    <w:rsid w:val="002E0652"/>
    <w:rsid w:val="002E104D"/>
    <w:rsid w:val="002E1C99"/>
    <w:rsid w:val="002E4F8B"/>
    <w:rsid w:val="002E620E"/>
    <w:rsid w:val="002E6485"/>
    <w:rsid w:val="002E7289"/>
    <w:rsid w:val="002F2D58"/>
    <w:rsid w:val="002F4A71"/>
    <w:rsid w:val="002F4BDB"/>
    <w:rsid w:val="002F5633"/>
    <w:rsid w:val="00300634"/>
    <w:rsid w:val="00302826"/>
    <w:rsid w:val="00306AF5"/>
    <w:rsid w:val="00312251"/>
    <w:rsid w:val="00313A22"/>
    <w:rsid w:val="00313FD6"/>
    <w:rsid w:val="00314FD8"/>
    <w:rsid w:val="003173BE"/>
    <w:rsid w:val="00323D3F"/>
    <w:rsid w:val="00331BE9"/>
    <w:rsid w:val="00337817"/>
    <w:rsid w:val="00343A1C"/>
    <w:rsid w:val="0034586A"/>
    <w:rsid w:val="0035258B"/>
    <w:rsid w:val="00353DB5"/>
    <w:rsid w:val="00355FDB"/>
    <w:rsid w:val="00357EE8"/>
    <w:rsid w:val="0036417E"/>
    <w:rsid w:val="00367347"/>
    <w:rsid w:val="00370AF3"/>
    <w:rsid w:val="003765DF"/>
    <w:rsid w:val="00384ACE"/>
    <w:rsid w:val="00385F36"/>
    <w:rsid w:val="00391BED"/>
    <w:rsid w:val="00392F07"/>
    <w:rsid w:val="003A2EA2"/>
    <w:rsid w:val="003A4E35"/>
    <w:rsid w:val="003A5330"/>
    <w:rsid w:val="003B0AA3"/>
    <w:rsid w:val="003B0B27"/>
    <w:rsid w:val="003B11EA"/>
    <w:rsid w:val="003B6691"/>
    <w:rsid w:val="003C1947"/>
    <w:rsid w:val="003D4949"/>
    <w:rsid w:val="003D5224"/>
    <w:rsid w:val="003D6D04"/>
    <w:rsid w:val="003E0D0D"/>
    <w:rsid w:val="003E46A4"/>
    <w:rsid w:val="003E4B81"/>
    <w:rsid w:val="003E4B9A"/>
    <w:rsid w:val="003E6A1B"/>
    <w:rsid w:val="003F5716"/>
    <w:rsid w:val="003F5717"/>
    <w:rsid w:val="004011E5"/>
    <w:rsid w:val="00402C40"/>
    <w:rsid w:val="00402C6A"/>
    <w:rsid w:val="004040D1"/>
    <w:rsid w:val="00404DD6"/>
    <w:rsid w:val="00404E4B"/>
    <w:rsid w:val="00406DA1"/>
    <w:rsid w:val="00412BFB"/>
    <w:rsid w:val="00412E93"/>
    <w:rsid w:val="00413193"/>
    <w:rsid w:val="00420FD2"/>
    <w:rsid w:val="00426C7A"/>
    <w:rsid w:val="00431921"/>
    <w:rsid w:val="00432717"/>
    <w:rsid w:val="00436057"/>
    <w:rsid w:val="00442D76"/>
    <w:rsid w:val="00443ED6"/>
    <w:rsid w:val="00445A43"/>
    <w:rsid w:val="004475E0"/>
    <w:rsid w:val="00450679"/>
    <w:rsid w:val="00452F2E"/>
    <w:rsid w:val="0046011B"/>
    <w:rsid w:val="004650A1"/>
    <w:rsid w:val="00467AFA"/>
    <w:rsid w:val="004712DD"/>
    <w:rsid w:val="00471524"/>
    <w:rsid w:val="00472DBB"/>
    <w:rsid w:val="00472E68"/>
    <w:rsid w:val="00476BBF"/>
    <w:rsid w:val="00476C4C"/>
    <w:rsid w:val="00476DAC"/>
    <w:rsid w:val="00480AB6"/>
    <w:rsid w:val="00484927"/>
    <w:rsid w:val="00486152"/>
    <w:rsid w:val="00486E3C"/>
    <w:rsid w:val="0048722A"/>
    <w:rsid w:val="004900FC"/>
    <w:rsid w:val="00490C42"/>
    <w:rsid w:val="004912BB"/>
    <w:rsid w:val="0049226E"/>
    <w:rsid w:val="00495D82"/>
    <w:rsid w:val="004A36CB"/>
    <w:rsid w:val="004A3CFC"/>
    <w:rsid w:val="004C2383"/>
    <w:rsid w:val="004C3849"/>
    <w:rsid w:val="004D008F"/>
    <w:rsid w:val="004D1BD5"/>
    <w:rsid w:val="004D2BDD"/>
    <w:rsid w:val="004D52A1"/>
    <w:rsid w:val="004D575C"/>
    <w:rsid w:val="004E1AE1"/>
    <w:rsid w:val="004E43AB"/>
    <w:rsid w:val="004F1DE9"/>
    <w:rsid w:val="004F7754"/>
    <w:rsid w:val="004F78CD"/>
    <w:rsid w:val="00501895"/>
    <w:rsid w:val="005025A4"/>
    <w:rsid w:val="00503C39"/>
    <w:rsid w:val="0050520C"/>
    <w:rsid w:val="005054AB"/>
    <w:rsid w:val="0051041D"/>
    <w:rsid w:val="00513585"/>
    <w:rsid w:val="00521516"/>
    <w:rsid w:val="00522A7F"/>
    <w:rsid w:val="00534004"/>
    <w:rsid w:val="005428D7"/>
    <w:rsid w:val="00543D07"/>
    <w:rsid w:val="00544F1F"/>
    <w:rsid w:val="0055122A"/>
    <w:rsid w:val="00551399"/>
    <w:rsid w:val="005530F3"/>
    <w:rsid w:val="005532DA"/>
    <w:rsid w:val="005534A4"/>
    <w:rsid w:val="00553E3E"/>
    <w:rsid w:val="0055756A"/>
    <w:rsid w:val="00561571"/>
    <w:rsid w:val="00562B9E"/>
    <w:rsid w:val="00570121"/>
    <w:rsid w:val="00570297"/>
    <w:rsid w:val="00574D17"/>
    <w:rsid w:val="005757D1"/>
    <w:rsid w:val="00580576"/>
    <w:rsid w:val="00580B8F"/>
    <w:rsid w:val="00582EEB"/>
    <w:rsid w:val="00583E77"/>
    <w:rsid w:val="00586D0A"/>
    <w:rsid w:val="005901FC"/>
    <w:rsid w:val="00591A83"/>
    <w:rsid w:val="00595708"/>
    <w:rsid w:val="005957C8"/>
    <w:rsid w:val="0059673D"/>
    <w:rsid w:val="005A1968"/>
    <w:rsid w:val="005A38D9"/>
    <w:rsid w:val="005A5139"/>
    <w:rsid w:val="005A5A4A"/>
    <w:rsid w:val="005B02CE"/>
    <w:rsid w:val="005B0435"/>
    <w:rsid w:val="005B35F8"/>
    <w:rsid w:val="005B655E"/>
    <w:rsid w:val="005B7E0F"/>
    <w:rsid w:val="005C038E"/>
    <w:rsid w:val="005C2F7D"/>
    <w:rsid w:val="005C4FBA"/>
    <w:rsid w:val="005D706A"/>
    <w:rsid w:val="005E2C27"/>
    <w:rsid w:val="005E63BF"/>
    <w:rsid w:val="005F0D82"/>
    <w:rsid w:val="005F7E91"/>
    <w:rsid w:val="006036F2"/>
    <w:rsid w:val="0060481D"/>
    <w:rsid w:val="00604D5E"/>
    <w:rsid w:val="00605C6A"/>
    <w:rsid w:val="0061057B"/>
    <w:rsid w:val="0061198E"/>
    <w:rsid w:val="0061423E"/>
    <w:rsid w:val="006223EB"/>
    <w:rsid w:val="00625877"/>
    <w:rsid w:val="00627710"/>
    <w:rsid w:val="006311D3"/>
    <w:rsid w:val="00635F23"/>
    <w:rsid w:val="00641810"/>
    <w:rsid w:val="00641ED3"/>
    <w:rsid w:val="00641FC1"/>
    <w:rsid w:val="006468FE"/>
    <w:rsid w:val="006636F3"/>
    <w:rsid w:val="00667A22"/>
    <w:rsid w:val="0067376E"/>
    <w:rsid w:val="006737BA"/>
    <w:rsid w:val="0067415A"/>
    <w:rsid w:val="00674A61"/>
    <w:rsid w:val="00674DA0"/>
    <w:rsid w:val="0067523B"/>
    <w:rsid w:val="006771D0"/>
    <w:rsid w:val="00680E41"/>
    <w:rsid w:val="00682877"/>
    <w:rsid w:val="00682AD2"/>
    <w:rsid w:val="00682BEA"/>
    <w:rsid w:val="0068578C"/>
    <w:rsid w:val="00691597"/>
    <w:rsid w:val="00693850"/>
    <w:rsid w:val="00694547"/>
    <w:rsid w:val="006A2524"/>
    <w:rsid w:val="006A3803"/>
    <w:rsid w:val="006C1EE5"/>
    <w:rsid w:val="006C3F49"/>
    <w:rsid w:val="006C47CC"/>
    <w:rsid w:val="006C5FD6"/>
    <w:rsid w:val="006D507B"/>
    <w:rsid w:val="006D7526"/>
    <w:rsid w:val="006E2B1D"/>
    <w:rsid w:val="006E5FA5"/>
    <w:rsid w:val="006E792A"/>
    <w:rsid w:val="006F2CBD"/>
    <w:rsid w:val="006F4CBE"/>
    <w:rsid w:val="006F7E23"/>
    <w:rsid w:val="007015B8"/>
    <w:rsid w:val="0070269F"/>
    <w:rsid w:val="00704D74"/>
    <w:rsid w:val="00713DFF"/>
    <w:rsid w:val="00716059"/>
    <w:rsid w:val="00716B47"/>
    <w:rsid w:val="007171D3"/>
    <w:rsid w:val="0072319A"/>
    <w:rsid w:val="007240B9"/>
    <w:rsid w:val="00724723"/>
    <w:rsid w:val="0073105D"/>
    <w:rsid w:val="00731581"/>
    <w:rsid w:val="00733DA9"/>
    <w:rsid w:val="00741B12"/>
    <w:rsid w:val="007446D9"/>
    <w:rsid w:val="00751567"/>
    <w:rsid w:val="0075256D"/>
    <w:rsid w:val="0075530E"/>
    <w:rsid w:val="00757177"/>
    <w:rsid w:val="00757224"/>
    <w:rsid w:val="00760A4D"/>
    <w:rsid w:val="0076120A"/>
    <w:rsid w:val="00765C2E"/>
    <w:rsid w:val="00766947"/>
    <w:rsid w:val="00771388"/>
    <w:rsid w:val="00771AC9"/>
    <w:rsid w:val="00772020"/>
    <w:rsid w:val="00776559"/>
    <w:rsid w:val="0078084F"/>
    <w:rsid w:val="00787435"/>
    <w:rsid w:val="00791A53"/>
    <w:rsid w:val="007A23FF"/>
    <w:rsid w:val="007A4E01"/>
    <w:rsid w:val="007B7DCC"/>
    <w:rsid w:val="007C6669"/>
    <w:rsid w:val="007D2B22"/>
    <w:rsid w:val="007E0703"/>
    <w:rsid w:val="007E57CF"/>
    <w:rsid w:val="00803D98"/>
    <w:rsid w:val="00804E9F"/>
    <w:rsid w:val="008113F7"/>
    <w:rsid w:val="00822E99"/>
    <w:rsid w:val="00825FEB"/>
    <w:rsid w:val="008311F1"/>
    <w:rsid w:val="00834EA3"/>
    <w:rsid w:val="00835A8D"/>
    <w:rsid w:val="008400E2"/>
    <w:rsid w:val="00843669"/>
    <w:rsid w:val="0085038F"/>
    <w:rsid w:val="0085357B"/>
    <w:rsid w:val="00860264"/>
    <w:rsid w:val="00862D31"/>
    <w:rsid w:val="00864B4C"/>
    <w:rsid w:val="008757C8"/>
    <w:rsid w:val="0088156A"/>
    <w:rsid w:val="00881C58"/>
    <w:rsid w:val="00884A0C"/>
    <w:rsid w:val="008852F8"/>
    <w:rsid w:val="0088555D"/>
    <w:rsid w:val="008855D4"/>
    <w:rsid w:val="00885D97"/>
    <w:rsid w:val="00886E18"/>
    <w:rsid w:val="00886EFC"/>
    <w:rsid w:val="00887999"/>
    <w:rsid w:val="00887C1E"/>
    <w:rsid w:val="0089032B"/>
    <w:rsid w:val="008908B9"/>
    <w:rsid w:val="00890939"/>
    <w:rsid w:val="00892CAC"/>
    <w:rsid w:val="008940DA"/>
    <w:rsid w:val="0089523F"/>
    <w:rsid w:val="008A087F"/>
    <w:rsid w:val="008B0F66"/>
    <w:rsid w:val="008B18C2"/>
    <w:rsid w:val="008B2A16"/>
    <w:rsid w:val="008B5103"/>
    <w:rsid w:val="008B581E"/>
    <w:rsid w:val="008C5370"/>
    <w:rsid w:val="008C7F39"/>
    <w:rsid w:val="008D01DD"/>
    <w:rsid w:val="008D22DF"/>
    <w:rsid w:val="008D2D38"/>
    <w:rsid w:val="008D4F59"/>
    <w:rsid w:val="008D6EBB"/>
    <w:rsid w:val="008E30BD"/>
    <w:rsid w:val="008E6E0E"/>
    <w:rsid w:val="008F00FF"/>
    <w:rsid w:val="008F4D51"/>
    <w:rsid w:val="008F52E6"/>
    <w:rsid w:val="008F5538"/>
    <w:rsid w:val="009059D8"/>
    <w:rsid w:val="009143CD"/>
    <w:rsid w:val="0091502A"/>
    <w:rsid w:val="00915363"/>
    <w:rsid w:val="00915DD1"/>
    <w:rsid w:val="009254AE"/>
    <w:rsid w:val="00931D9D"/>
    <w:rsid w:val="00931E73"/>
    <w:rsid w:val="00932928"/>
    <w:rsid w:val="00934FC6"/>
    <w:rsid w:val="00936177"/>
    <w:rsid w:val="0094280C"/>
    <w:rsid w:val="009458A4"/>
    <w:rsid w:val="0094655E"/>
    <w:rsid w:val="00946619"/>
    <w:rsid w:val="00947D75"/>
    <w:rsid w:val="00953984"/>
    <w:rsid w:val="0095635C"/>
    <w:rsid w:val="0095647C"/>
    <w:rsid w:val="009573F0"/>
    <w:rsid w:val="00963A9A"/>
    <w:rsid w:val="0096671F"/>
    <w:rsid w:val="00967076"/>
    <w:rsid w:val="00973AE5"/>
    <w:rsid w:val="00973EC9"/>
    <w:rsid w:val="00973FFB"/>
    <w:rsid w:val="0097702A"/>
    <w:rsid w:val="00984C8B"/>
    <w:rsid w:val="00996486"/>
    <w:rsid w:val="00996DBD"/>
    <w:rsid w:val="009A2646"/>
    <w:rsid w:val="009A7E28"/>
    <w:rsid w:val="009B6B5B"/>
    <w:rsid w:val="009D35F4"/>
    <w:rsid w:val="009D64AE"/>
    <w:rsid w:val="009E32D4"/>
    <w:rsid w:val="009E33A7"/>
    <w:rsid w:val="009E357C"/>
    <w:rsid w:val="009F09F1"/>
    <w:rsid w:val="009F1C51"/>
    <w:rsid w:val="009F3843"/>
    <w:rsid w:val="009F6C6F"/>
    <w:rsid w:val="009F7F81"/>
    <w:rsid w:val="00A113FF"/>
    <w:rsid w:val="00A11C08"/>
    <w:rsid w:val="00A1354F"/>
    <w:rsid w:val="00A15EE9"/>
    <w:rsid w:val="00A1751B"/>
    <w:rsid w:val="00A20A5D"/>
    <w:rsid w:val="00A22EB8"/>
    <w:rsid w:val="00A23BA0"/>
    <w:rsid w:val="00A251CE"/>
    <w:rsid w:val="00A256B4"/>
    <w:rsid w:val="00A25D62"/>
    <w:rsid w:val="00A313CE"/>
    <w:rsid w:val="00A32A5B"/>
    <w:rsid w:val="00A32C95"/>
    <w:rsid w:val="00A364AF"/>
    <w:rsid w:val="00A37806"/>
    <w:rsid w:val="00A42ECE"/>
    <w:rsid w:val="00A44EEB"/>
    <w:rsid w:val="00A46F9C"/>
    <w:rsid w:val="00A50A19"/>
    <w:rsid w:val="00A66C59"/>
    <w:rsid w:val="00A71A5D"/>
    <w:rsid w:val="00A7597D"/>
    <w:rsid w:val="00A7739D"/>
    <w:rsid w:val="00A8006D"/>
    <w:rsid w:val="00A83915"/>
    <w:rsid w:val="00A9159C"/>
    <w:rsid w:val="00A9257C"/>
    <w:rsid w:val="00A95D1A"/>
    <w:rsid w:val="00A97A79"/>
    <w:rsid w:val="00AA6DF5"/>
    <w:rsid w:val="00AB515A"/>
    <w:rsid w:val="00AB5496"/>
    <w:rsid w:val="00AC5DEA"/>
    <w:rsid w:val="00AD1364"/>
    <w:rsid w:val="00AD4A02"/>
    <w:rsid w:val="00AD51D1"/>
    <w:rsid w:val="00AD7236"/>
    <w:rsid w:val="00AD78D7"/>
    <w:rsid w:val="00AE4004"/>
    <w:rsid w:val="00AE4163"/>
    <w:rsid w:val="00AE45A5"/>
    <w:rsid w:val="00AE47C2"/>
    <w:rsid w:val="00AE6425"/>
    <w:rsid w:val="00AE70D3"/>
    <w:rsid w:val="00AE735A"/>
    <w:rsid w:val="00AF5817"/>
    <w:rsid w:val="00AF68F9"/>
    <w:rsid w:val="00B000B3"/>
    <w:rsid w:val="00B11333"/>
    <w:rsid w:val="00B1500E"/>
    <w:rsid w:val="00B17DEB"/>
    <w:rsid w:val="00B2105E"/>
    <w:rsid w:val="00B22CA0"/>
    <w:rsid w:val="00B270C6"/>
    <w:rsid w:val="00B30706"/>
    <w:rsid w:val="00B30BF8"/>
    <w:rsid w:val="00B33FC3"/>
    <w:rsid w:val="00B36903"/>
    <w:rsid w:val="00B427FE"/>
    <w:rsid w:val="00B43129"/>
    <w:rsid w:val="00B4394E"/>
    <w:rsid w:val="00B47243"/>
    <w:rsid w:val="00B50298"/>
    <w:rsid w:val="00B54627"/>
    <w:rsid w:val="00B630C3"/>
    <w:rsid w:val="00B63505"/>
    <w:rsid w:val="00B6737C"/>
    <w:rsid w:val="00B67493"/>
    <w:rsid w:val="00B70EF4"/>
    <w:rsid w:val="00B7541B"/>
    <w:rsid w:val="00B76FDE"/>
    <w:rsid w:val="00B827FD"/>
    <w:rsid w:val="00B87841"/>
    <w:rsid w:val="00B93838"/>
    <w:rsid w:val="00B943D4"/>
    <w:rsid w:val="00B96D56"/>
    <w:rsid w:val="00B97674"/>
    <w:rsid w:val="00BA453F"/>
    <w:rsid w:val="00BA7DD3"/>
    <w:rsid w:val="00BB310B"/>
    <w:rsid w:val="00BC04BF"/>
    <w:rsid w:val="00BC19BF"/>
    <w:rsid w:val="00BC2096"/>
    <w:rsid w:val="00BC264D"/>
    <w:rsid w:val="00BC6167"/>
    <w:rsid w:val="00BC6990"/>
    <w:rsid w:val="00BD0BA9"/>
    <w:rsid w:val="00BD680F"/>
    <w:rsid w:val="00BD72AE"/>
    <w:rsid w:val="00BE11CD"/>
    <w:rsid w:val="00BE1F75"/>
    <w:rsid w:val="00BE2E5A"/>
    <w:rsid w:val="00BE3E85"/>
    <w:rsid w:val="00BE3FF6"/>
    <w:rsid w:val="00BE589F"/>
    <w:rsid w:val="00BE5B00"/>
    <w:rsid w:val="00BE6AB3"/>
    <w:rsid w:val="00BF2D1D"/>
    <w:rsid w:val="00BF4DCD"/>
    <w:rsid w:val="00C0176B"/>
    <w:rsid w:val="00C0216B"/>
    <w:rsid w:val="00C03E48"/>
    <w:rsid w:val="00C05403"/>
    <w:rsid w:val="00C10EAB"/>
    <w:rsid w:val="00C13EDB"/>
    <w:rsid w:val="00C15104"/>
    <w:rsid w:val="00C15939"/>
    <w:rsid w:val="00C30340"/>
    <w:rsid w:val="00C30441"/>
    <w:rsid w:val="00C32309"/>
    <w:rsid w:val="00C36EFA"/>
    <w:rsid w:val="00C37717"/>
    <w:rsid w:val="00C37BC6"/>
    <w:rsid w:val="00C37BDF"/>
    <w:rsid w:val="00C53AA6"/>
    <w:rsid w:val="00C53C1C"/>
    <w:rsid w:val="00C56D73"/>
    <w:rsid w:val="00C611E4"/>
    <w:rsid w:val="00C61C99"/>
    <w:rsid w:val="00C6240A"/>
    <w:rsid w:val="00C62E8F"/>
    <w:rsid w:val="00C64F0F"/>
    <w:rsid w:val="00C656B6"/>
    <w:rsid w:val="00C7004B"/>
    <w:rsid w:val="00C71C4C"/>
    <w:rsid w:val="00C723C4"/>
    <w:rsid w:val="00C75E55"/>
    <w:rsid w:val="00C84967"/>
    <w:rsid w:val="00C90013"/>
    <w:rsid w:val="00C9466F"/>
    <w:rsid w:val="00C96DBB"/>
    <w:rsid w:val="00CA00DD"/>
    <w:rsid w:val="00CA6828"/>
    <w:rsid w:val="00CB2504"/>
    <w:rsid w:val="00CB671F"/>
    <w:rsid w:val="00CD3AD9"/>
    <w:rsid w:val="00CE1D1F"/>
    <w:rsid w:val="00CE7440"/>
    <w:rsid w:val="00CF6F4E"/>
    <w:rsid w:val="00CF7E3C"/>
    <w:rsid w:val="00D00F61"/>
    <w:rsid w:val="00D03070"/>
    <w:rsid w:val="00D043E3"/>
    <w:rsid w:val="00D058E0"/>
    <w:rsid w:val="00D06A62"/>
    <w:rsid w:val="00D105D2"/>
    <w:rsid w:val="00D12C50"/>
    <w:rsid w:val="00D3475F"/>
    <w:rsid w:val="00D36839"/>
    <w:rsid w:val="00D4091A"/>
    <w:rsid w:val="00D46FEF"/>
    <w:rsid w:val="00D5096A"/>
    <w:rsid w:val="00D52EDC"/>
    <w:rsid w:val="00D53410"/>
    <w:rsid w:val="00D53949"/>
    <w:rsid w:val="00D53C9F"/>
    <w:rsid w:val="00D67357"/>
    <w:rsid w:val="00D71673"/>
    <w:rsid w:val="00D7288C"/>
    <w:rsid w:val="00D73311"/>
    <w:rsid w:val="00D80573"/>
    <w:rsid w:val="00D816F8"/>
    <w:rsid w:val="00D837EA"/>
    <w:rsid w:val="00D8401E"/>
    <w:rsid w:val="00D85EB7"/>
    <w:rsid w:val="00D90F0C"/>
    <w:rsid w:val="00D92112"/>
    <w:rsid w:val="00D9409F"/>
    <w:rsid w:val="00D94415"/>
    <w:rsid w:val="00DA7C60"/>
    <w:rsid w:val="00DB1878"/>
    <w:rsid w:val="00DB6DF4"/>
    <w:rsid w:val="00DC18A0"/>
    <w:rsid w:val="00DC534D"/>
    <w:rsid w:val="00DC7511"/>
    <w:rsid w:val="00DD0ECB"/>
    <w:rsid w:val="00DD2CEE"/>
    <w:rsid w:val="00DD4CF8"/>
    <w:rsid w:val="00DD54CE"/>
    <w:rsid w:val="00DD6C15"/>
    <w:rsid w:val="00DE152E"/>
    <w:rsid w:val="00DE1E30"/>
    <w:rsid w:val="00DF26AC"/>
    <w:rsid w:val="00DF2756"/>
    <w:rsid w:val="00DF62EC"/>
    <w:rsid w:val="00E00E57"/>
    <w:rsid w:val="00E067A8"/>
    <w:rsid w:val="00E1010D"/>
    <w:rsid w:val="00E10D2D"/>
    <w:rsid w:val="00E13702"/>
    <w:rsid w:val="00E1427C"/>
    <w:rsid w:val="00E17227"/>
    <w:rsid w:val="00E17C7E"/>
    <w:rsid w:val="00E224A4"/>
    <w:rsid w:val="00E25752"/>
    <w:rsid w:val="00E33AE7"/>
    <w:rsid w:val="00E343DB"/>
    <w:rsid w:val="00E401C6"/>
    <w:rsid w:val="00E420C4"/>
    <w:rsid w:val="00E42A62"/>
    <w:rsid w:val="00E441E1"/>
    <w:rsid w:val="00E506EF"/>
    <w:rsid w:val="00E517F6"/>
    <w:rsid w:val="00E563E9"/>
    <w:rsid w:val="00E57A1D"/>
    <w:rsid w:val="00E6080D"/>
    <w:rsid w:val="00E6370E"/>
    <w:rsid w:val="00E64057"/>
    <w:rsid w:val="00E71AB9"/>
    <w:rsid w:val="00E72EC1"/>
    <w:rsid w:val="00E73BAE"/>
    <w:rsid w:val="00E747EF"/>
    <w:rsid w:val="00E75D59"/>
    <w:rsid w:val="00E774AB"/>
    <w:rsid w:val="00E832D6"/>
    <w:rsid w:val="00E858B2"/>
    <w:rsid w:val="00E86019"/>
    <w:rsid w:val="00E86CE5"/>
    <w:rsid w:val="00E911BA"/>
    <w:rsid w:val="00E9227D"/>
    <w:rsid w:val="00EA37D3"/>
    <w:rsid w:val="00EC3F17"/>
    <w:rsid w:val="00EC7228"/>
    <w:rsid w:val="00ED697A"/>
    <w:rsid w:val="00EE0371"/>
    <w:rsid w:val="00EE7178"/>
    <w:rsid w:val="00EF01E1"/>
    <w:rsid w:val="00EF26A8"/>
    <w:rsid w:val="00EF3623"/>
    <w:rsid w:val="00EF5595"/>
    <w:rsid w:val="00EF661F"/>
    <w:rsid w:val="00F00B48"/>
    <w:rsid w:val="00F01D65"/>
    <w:rsid w:val="00F1196C"/>
    <w:rsid w:val="00F12877"/>
    <w:rsid w:val="00F143FF"/>
    <w:rsid w:val="00F14A19"/>
    <w:rsid w:val="00F15FE5"/>
    <w:rsid w:val="00F21473"/>
    <w:rsid w:val="00F24F4C"/>
    <w:rsid w:val="00F25F2A"/>
    <w:rsid w:val="00F301E2"/>
    <w:rsid w:val="00F305C3"/>
    <w:rsid w:val="00F31081"/>
    <w:rsid w:val="00F34EEE"/>
    <w:rsid w:val="00F350BF"/>
    <w:rsid w:val="00F41BE2"/>
    <w:rsid w:val="00F439DF"/>
    <w:rsid w:val="00F458CA"/>
    <w:rsid w:val="00F45B50"/>
    <w:rsid w:val="00F45E64"/>
    <w:rsid w:val="00F46494"/>
    <w:rsid w:val="00F464A4"/>
    <w:rsid w:val="00F46F3A"/>
    <w:rsid w:val="00F470DA"/>
    <w:rsid w:val="00F55846"/>
    <w:rsid w:val="00F579AB"/>
    <w:rsid w:val="00F6075E"/>
    <w:rsid w:val="00F60C04"/>
    <w:rsid w:val="00F66459"/>
    <w:rsid w:val="00F72044"/>
    <w:rsid w:val="00F83160"/>
    <w:rsid w:val="00F8417A"/>
    <w:rsid w:val="00F84E51"/>
    <w:rsid w:val="00F85413"/>
    <w:rsid w:val="00F86BAF"/>
    <w:rsid w:val="00F86EA3"/>
    <w:rsid w:val="00F91011"/>
    <w:rsid w:val="00F915E4"/>
    <w:rsid w:val="00F922E3"/>
    <w:rsid w:val="00F96EE2"/>
    <w:rsid w:val="00FA0B39"/>
    <w:rsid w:val="00FA0D73"/>
    <w:rsid w:val="00FA331A"/>
    <w:rsid w:val="00FA5D6D"/>
    <w:rsid w:val="00FA7100"/>
    <w:rsid w:val="00FA73A6"/>
    <w:rsid w:val="00FB054B"/>
    <w:rsid w:val="00FB0949"/>
    <w:rsid w:val="00FB415D"/>
    <w:rsid w:val="00FB5627"/>
    <w:rsid w:val="00FB79DE"/>
    <w:rsid w:val="00FC0407"/>
    <w:rsid w:val="00FC2FBE"/>
    <w:rsid w:val="00FC3E3E"/>
    <w:rsid w:val="00FC51EB"/>
    <w:rsid w:val="00FC7317"/>
    <w:rsid w:val="00FC746C"/>
    <w:rsid w:val="00FC7795"/>
    <w:rsid w:val="00FD3D2C"/>
    <w:rsid w:val="00FD68B0"/>
    <w:rsid w:val="00FD6C00"/>
    <w:rsid w:val="00FE014C"/>
    <w:rsid w:val="00FE3086"/>
    <w:rsid w:val="00FE57B2"/>
    <w:rsid w:val="00FE7790"/>
    <w:rsid w:val="00FF2591"/>
    <w:rsid w:val="00FF29F3"/>
    <w:rsid w:val="00FF4FE7"/>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D006B8A"/>
  <w15:docId w15:val="{88759CD1-17D3-594A-9609-D66E2FFF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en-US" w:bidi="ar-SA"/>
      </w:rPr>
    </w:rPrDefault>
    <w:pPrDefault>
      <w:pPr>
        <w:spacing w:after="48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Do Not Use"/>
    <w:qFormat/>
    <w:rsid w:val="00150245"/>
    <w:pPr>
      <w:spacing w:after="0" w:line="360" w:lineRule="auto"/>
    </w:pPr>
    <w:rPr>
      <w:rFonts w:ascii="Times New Roman" w:hAnsi="Times New Roman"/>
      <w:sz w:val="24"/>
    </w:rPr>
  </w:style>
  <w:style w:type="paragraph" w:styleId="1">
    <w:name w:val="heading 1"/>
    <w:basedOn w:val="a0"/>
    <w:next w:val="a0"/>
    <w:link w:val="10"/>
    <w:uiPriority w:val="9"/>
    <w:qFormat/>
    <w:rsid w:val="006771D0"/>
    <w:pPr>
      <w:keepNext/>
      <w:keepLines/>
      <w:numPr>
        <w:numId w:val="25"/>
      </w:numPr>
      <w:spacing w:afterLines="400" w:after="400"/>
      <w:jc w:val="center"/>
      <w:outlineLvl w:val="0"/>
    </w:pPr>
    <w:rPr>
      <w:rFonts w:eastAsiaTheme="majorEastAsia" w:cstheme="majorBidi"/>
      <w:b/>
      <w:szCs w:val="32"/>
      <w:lang w:val="en-US"/>
    </w:rPr>
  </w:style>
  <w:style w:type="paragraph" w:styleId="2">
    <w:name w:val="heading 2"/>
    <w:basedOn w:val="a0"/>
    <w:next w:val="a0"/>
    <w:link w:val="20"/>
    <w:uiPriority w:val="9"/>
    <w:qFormat/>
    <w:rsid w:val="00771AC9"/>
    <w:pPr>
      <w:keepNext/>
      <w:keepLines/>
      <w:numPr>
        <w:ilvl w:val="1"/>
        <w:numId w:val="25"/>
      </w:numPr>
      <w:spacing w:afterLines="200" w:after="200"/>
      <w:outlineLvl w:val="1"/>
    </w:pPr>
    <w:rPr>
      <w:rFonts w:eastAsiaTheme="majorEastAsia" w:cstheme="majorBidi"/>
      <w:b/>
      <w:szCs w:val="26"/>
      <w:lang w:val="en-US"/>
    </w:rPr>
  </w:style>
  <w:style w:type="paragraph" w:styleId="3">
    <w:name w:val="heading 3"/>
    <w:basedOn w:val="a0"/>
    <w:next w:val="a0"/>
    <w:link w:val="30"/>
    <w:uiPriority w:val="9"/>
    <w:qFormat/>
    <w:rsid w:val="00996486"/>
    <w:pPr>
      <w:keepNext/>
      <w:keepLines/>
      <w:numPr>
        <w:ilvl w:val="2"/>
        <w:numId w:val="25"/>
      </w:numPr>
      <w:spacing w:afterLines="200" w:after="200"/>
      <w:outlineLvl w:val="2"/>
    </w:pPr>
    <w:rPr>
      <w:rFonts w:eastAsiaTheme="majorEastAsia" w:cstheme="majorBidi"/>
      <w:b/>
      <w:szCs w:val="24"/>
      <w:lang w:val="en-US"/>
    </w:rPr>
  </w:style>
  <w:style w:type="paragraph" w:styleId="4">
    <w:name w:val="heading 4"/>
    <w:basedOn w:val="a0"/>
    <w:next w:val="a0"/>
    <w:link w:val="40"/>
    <w:uiPriority w:val="9"/>
    <w:qFormat/>
    <w:rsid w:val="0073105D"/>
    <w:pPr>
      <w:keepNext/>
      <w:keepLines/>
      <w:numPr>
        <w:ilvl w:val="3"/>
        <w:numId w:val="25"/>
      </w:numPr>
      <w:spacing w:afterLines="200" w:after="200"/>
      <w:outlineLvl w:val="3"/>
    </w:pPr>
    <w:rPr>
      <w:rFonts w:eastAsiaTheme="majorEastAsia" w:cstheme="majorBidi"/>
      <w:b/>
      <w:iCs/>
      <w:lang w:val="en-US"/>
    </w:rPr>
  </w:style>
  <w:style w:type="paragraph" w:styleId="5">
    <w:name w:val="heading 5"/>
    <w:basedOn w:val="a0"/>
    <w:next w:val="a0"/>
    <w:link w:val="50"/>
    <w:uiPriority w:val="9"/>
    <w:semiHidden/>
    <w:qFormat/>
    <w:rsid w:val="00486152"/>
    <w:pPr>
      <w:keepNext/>
      <w:keepLines/>
      <w:numPr>
        <w:ilvl w:val="4"/>
        <w:numId w:val="25"/>
      </w:numPr>
      <w:spacing w:before="40" w:line="276" w:lineRule="auto"/>
      <w:outlineLvl w:val="4"/>
    </w:pPr>
    <w:rPr>
      <w:rFonts w:asciiTheme="majorHAnsi" w:eastAsiaTheme="majorEastAsia" w:hAnsiTheme="majorHAnsi" w:cstheme="majorBidi"/>
      <w:color w:val="365F91" w:themeColor="accent1" w:themeShade="BF"/>
      <w:sz w:val="22"/>
      <w:lang w:val="en-US"/>
    </w:rPr>
  </w:style>
  <w:style w:type="paragraph" w:styleId="6">
    <w:name w:val="heading 6"/>
    <w:basedOn w:val="a0"/>
    <w:next w:val="a0"/>
    <w:link w:val="60"/>
    <w:uiPriority w:val="9"/>
    <w:semiHidden/>
    <w:qFormat/>
    <w:rsid w:val="00486152"/>
    <w:pPr>
      <w:keepNext/>
      <w:keepLines/>
      <w:numPr>
        <w:ilvl w:val="5"/>
        <w:numId w:val="25"/>
      </w:numPr>
      <w:spacing w:before="40" w:line="276" w:lineRule="auto"/>
      <w:outlineLvl w:val="5"/>
    </w:pPr>
    <w:rPr>
      <w:rFonts w:asciiTheme="majorHAnsi" w:eastAsiaTheme="majorEastAsia" w:hAnsiTheme="majorHAnsi" w:cstheme="majorBidi"/>
      <w:color w:val="243F60" w:themeColor="accent1" w:themeShade="7F"/>
      <w:sz w:val="22"/>
      <w:lang w:val="en-US"/>
    </w:rPr>
  </w:style>
  <w:style w:type="paragraph" w:styleId="7">
    <w:name w:val="heading 7"/>
    <w:basedOn w:val="a0"/>
    <w:next w:val="a0"/>
    <w:link w:val="70"/>
    <w:uiPriority w:val="9"/>
    <w:semiHidden/>
    <w:qFormat/>
    <w:rsid w:val="00486152"/>
    <w:pPr>
      <w:keepNext/>
      <w:keepLines/>
      <w:numPr>
        <w:ilvl w:val="6"/>
        <w:numId w:val="25"/>
      </w:numPr>
      <w:spacing w:before="40" w:line="276" w:lineRule="auto"/>
      <w:outlineLvl w:val="6"/>
    </w:pPr>
    <w:rPr>
      <w:rFonts w:asciiTheme="majorHAnsi" w:eastAsiaTheme="majorEastAsia" w:hAnsiTheme="majorHAnsi" w:cstheme="majorBidi"/>
      <w:i/>
      <w:iCs/>
      <w:color w:val="243F60" w:themeColor="accent1" w:themeShade="7F"/>
      <w:sz w:val="22"/>
      <w:lang w:val="en-US"/>
    </w:rPr>
  </w:style>
  <w:style w:type="paragraph" w:styleId="8">
    <w:name w:val="heading 8"/>
    <w:basedOn w:val="a0"/>
    <w:next w:val="a0"/>
    <w:link w:val="80"/>
    <w:uiPriority w:val="9"/>
    <w:semiHidden/>
    <w:qFormat/>
    <w:rsid w:val="00486152"/>
    <w:pPr>
      <w:keepNext/>
      <w:keepLines/>
      <w:numPr>
        <w:ilvl w:val="7"/>
        <w:numId w:val="25"/>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9">
    <w:name w:val="heading 9"/>
    <w:basedOn w:val="a0"/>
    <w:next w:val="a0"/>
    <w:link w:val="90"/>
    <w:uiPriority w:val="9"/>
    <w:semiHidden/>
    <w:qFormat/>
    <w:rsid w:val="00486152"/>
    <w:pPr>
      <w:keepNext/>
      <w:keepLines/>
      <w:numPr>
        <w:ilvl w:val="8"/>
        <w:numId w:val="25"/>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basedOn w:val="a1"/>
    <w:link w:val="1"/>
    <w:uiPriority w:val="9"/>
    <w:rsid w:val="006771D0"/>
    <w:rPr>
      <w:rFonts w:ascii="Times New Roman" w:eastAsiaTheme="majorEastAsia" w:hAnsi="Times New Roman" w:cstheme="majorBidi"/>
      <w:b/>
      <w:sz w:val="24"/>
      <w:szCs w:val="32"/>
      <w:lang w:val="en-US"/>
    </w:rPr>
  </w:style>
  <w:style w:type="character" w:customStyle="1" w:styleId="20">
    <w:name w:val="見出し 2 (文字)"/>
    <w:basedOn w:val="a1"/>
    <w:link w:val="2"/>
    <w:uiPriority w:val="9"/>
    <w:rsid w:val="00771AC9"/>
    <w:rPr>
      <w:rFonts w:ascii="Times New Roman" w:eastAsiaTheme="majorEastAsia" w:hAnsi="Times New Roman" w:cstheme="majorBidi"/>
      <w:b/>
      <w:sz w:val="24"/>
      <w:szCs w:val="26"/>
      <w:lang w:val="en-US"/>
    </w:rPr>
  </w:style>
  <w:style w:type="character" w:customStyle="1" w:styleId="30">
    <w:name w:val="見出し 3 (文字)"/>
    <w:basedOn w:val="a1"/>
    <w:link w:val="3"/>
    <w:uiPriority w:val="9"/>
    <w:rsid w:val="00996486"/>
    <w:rPr>
      <w:rFonts w:ascii="Times New Roman" w:eastAsiaTheme="majorEastAsia" w:hAnsi="Times New Roman" w:cstheme="majorBidi"/>
      <w:b/>
      <w:sz w:val="24"/>
      <w:szCs w:val="24"/>
      <w:lang w:val="en-US"/>
    </w:rPr>
  </w:style>
  <w:style w:type="character" w:customStyle="1" w:styleId="40">
    <w:name w:val="見出し 4 (文字)"/>
    <w:basedOn w:val="a1"/>
    <w:link w:val="4"/>
    <w:uiPriority w:val="9"/>
    <w:rsid w:val="0073105D"/>
    <w:rPr>
      <w:rFonts w:ascii="Times New Roman" w:eastAsiaTheme="majorEastAsia" w:hAnsi="Times New Roman" w:cstheme="majorBidi"/>
      <w:b/>
      <w:iCs/>
      <w:sz w:val="24"/>
      <w:lang w:val="en-US"/>
    </w:rPr>
  </w:style>
  <w:style w:type="character" w:customStyle="1" w:styleId="50">
    <w:name w:val="見出し 5 (文字)"/>
    <w:basedOn w:val="a1"/>
    <w:link w:val="5"/>
    <w:uiPriority w:val="9"/>
    <w:semiHidden/>
    <w:rsid w:val="00FB415D"/>
    <w:rPr>
      <w:rFonts w:asciiTheme="majorHAnsi" w:eastAsiaTheme="majorEastAsia" w:hAnsiTheme="majorHAnsi" w:cstheme="majorBidi"/>
      <w:color w:val="365F91" w:themeColor="accent1" w:themeShade="BF"/>
      <w:lang w:val="en-US"/>
    </w:rPr>
  </w:style>
  <w:style w:type="character" w:customStyle="1" w:styleId="60">
    <w:name w:val="見出し 6 (文字)"/>
    <w:basedOn w:val="a1"/>
    <w:link w:val="6"/>
    <w:uiPriority w:val="9"/>
    <w:semiHidden/>
    <w:rsid w:val="00FB415D"/>
    <w:rPr>
      <w:rFonts w:asciiTheme="majorHAnsi" w:eastAsiaTheme="majorEastAsia" w:hAnsiTheme="majorHAnsi" w:cstheme="majorBidi"/>
      <w:color w:val="243F60" w:themeColor="accent1" w:themeShade="7F"/>
      <w:lang w:val="en-US"/>
    </w:rPr>
  </w:style>
  <w:style w:type="character" w:customStyle="1" w:styleId="70">
    <w:name w:val="見出し 7 (文字)"/>
    <w:basedOn w:val="a1"/>
    <w:link w:val="7"/>
    <w:uiPriority w:val="9"/>
    <w:semiHidden/>
    <w:rsid w:val="00FB415D"/>
    <w:rPr>
      <w:rFonts w:asciiTheme="majorHAnsi" w:eastAsiaTheme="majorEastAsia" w:hAnsiTheme="majorHAnsi" w:cstheme="majorBidi"/>
      <w:i/>
      <w:iCs/>
      <w:color w:val="243F60" w:themeColor="accent1" w:themeShade="7F"/>
      <w:lang w:val="en-US"/>
    </w:rPr>
  </w:style>
  <w:style w:type="character" w:customStyle="1" w:styleId="80">
    <w:name w:val="見出し 8 (文字)"/>
    <w:basedOn w:val="a1"/>
    <w:link w:val="8"/>
    <w:uiPriority w:val="9"/>
    <w:semiHidden/>
    <w:rsid w:val="00FB415D"/>
    <w:rPr>
      <w:rFonts w:asciiTheme="majorHAnsi" w:eastAsiaTheme="majorEastAsia" w:hAnsiTheme="majorHAnsi" w:cstheme="majorBidi"/>
      <w:color w:val="272727" w:themeColor="text1" w:themeTint="D8"/>
      <w:sz w:val="21"/>
      <w:szCs w:val="21"/>
      <w:lang w:val="en-US"/>
    </w:rPr>
  </w:style>
  <w:style w:type="character" w:customStyle="1" w:styleId="90">
    <w:name w:val="見出し 9 (文字)"/>
    <w:basedOn w:val="a1"/>
    <w:link w:val="9"/>
    <w:uiPriority w:val="9"/>
    <w:semiHidden/>
    <w:rsid w:val="00FB415D"/>
    <w:rPr>
      <w:rFonts w:asciiTheme="majorHAnsi" w:eastAsiaTheme="majorEastAsia" w:hAnsiTheme="majorHAnsi" w:cstheme="majorBidi"/>
      <w:i/>
      <w:iCs/>
      <w:color w:val="272727" w:themeColor="text1" w:themeTint="D8"/>
      <w:sz w:val="21"/>
      <w:szCs w:val="21"/>
      <w:lang w:val="en-US"/>
    </w:rPr>
  </w:style>
  <w:style w:type="character" w:styleId="a4">
    <w:name w:val="Hyperlink"/>
    <w:basedOn w:val="a1"/>
    <w:uiPriority w:val="99"/>
    <w:unhideWhenUsed/>
    <w:rsid w:val="00312251"/>
    <w:rPr>
      <w:color w:val="0000FF" w:themeColor="hyperlink"/>
      <w:u w:val="single"/>
    </w:rPr>
  </w:style>
  <w:style w:type="paragraph" w:styleId="11">
    <w:name w:val="toc 1"/>
    <w:aliases w:val="TOC 1 - PREFACE"/>
    <w:basedOn w:val="a0"/>
    <w:next w:val="a0"/>
    <w:autoRedefine/>
    <w:uiPriority w:val="39"/>
    <w:unhideWhenUsed/>
    <w:rsid w:val="00006754"/>
    <w:pPr>
      <w:tabs>
        <w:tab w:val="left" w:pos="1440"/>
        <w:tab w:val="right" w:leader="dot" w:pos="8211"/>
      </w:tabs>
      <w:spacing w:before="120" w:after="120"/>
    </w:pPr>
    <w:rPr>
      <w:rFonts w:asciiTheme="minorHAnsi" w:hAnsiTheme="minorHAnsi"/>
      <w:b/>
      <w:bCs/>
      <w:caps/>
      <w:sz w:val="20"/>
      <w:szCs w:val="20"/>
    </w:rPr>
  </w:style>
  <w:style w:type="paragraph" w:styleId="21">
    <w:name w:val="toc 2"/>
    <w:aliases w:val="TOC 2 - H1"/>
    <w:basedOn w:val="a0"/>
    <w:next w:val="a0"/>
    <w:autoRedefine/>
    <w:uiPriority w:val="39"/>
    <w:unhideWhenUsed/>
    <w:rsid w:val="00932928"/>
    <w:pPr>
      <w:tabs>
        <w:tab w:val="left" w:pos="960"/>
        <w:tab w:val="right" w:leader="dot" w:pos="8211"/>
      </w:tabs>
      <w:ind w:left="240"/>
    </w:pPr>
    <w:rPr>
      <w:rFonts w:asciiTheme="minorHAnsi" w:hAnsiTheme="minorHAnsi"/>
      <w:smallCaps/>
      <w:sz w:val="20"/>
      <w:szCs w:val="20"/>
    </w:rPr>
  </w:style>
  <w:style w:type="table" w:styleId="a5">
    <w:name w:val="Table Grid"/>
    <w:basedOn w:val="a2"/>
    <w:uiPriority w:val="59"/>
    <w:rsid w:val="002E0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aliases w:val="Pre"/>
    <w:basedOn w:val="a0"/>
    <w:next w:val="a0"/>
    <w:link w:val="a7"/>
    <w:uiPriority w:val="99"/>
    <w:qFormat/>
    <w:rsid w:val="001E2FFB"/>
    <w:pPr>
      <w:spacing w:before="1420" w:afterLines="400" w:after="400"/>
      <w:jc w:val="center"/>
      <w:outlineLvl w:val="0"/>
    </w:pPr>
    <w:rPr>
      <w:rFonts w:eastAsiaTheme="majorEastAsia" w:cstheme="majorBidi"/>
      <w:b/>
      <w:caps/>
      <w:spacing w:val="-10"/>
      <w:kern w:val="28"/>
      <w:szCs w:val="56"/>
    </w:rPr>
  </w:style>
  <w:style w:type="character" w:customStyle="1" w:styleId="a7">
    <w:name w:val="表題 (文字)"/>
    <w:aliases w:val="Pre (文字)"/>
    <w:basedOn w:val="a1"/>
    <w:link w:val="a6"/>
    <w:uiPriority w:val="99"/>
    <w:rsid w:val="00404E4B"/>
    <w:rPr>
      <w:rFonts w:ascii="Times New Roman" w:eastAsiaTheme="majorEastAsia" w:hAnsi="Times New Roman" w:cstheme="majorBidi"/>
      <w:b/>
      <w:caps/>
      <w:spacing w:val="-10"/>
      <w:kern w:val="28"/>
      <w:sz w:val="24"/>
      <w:szCs w:val="56"/>
    </w:rPr>
  </w:style>
  <w:style w:type="paragraph" w:styleId="a8">
    <w:name w:val="header"/>
    <w:basedOn w:val="a0"/>
    <w:link w:val="a9"/>
    <w:uiPriority w:val="99"/>
    <w:unhideWhenUsed/>
    <w:rsid w:val="00635F23"/>
    <w:pPr>
      <w:tabs>
        <w:tab w:val="center" w:pos="4513"/>
        <w:tab w:val="right" w:pos="9026"/>
      </w:tabs>
      <w:spacing w:line="240" w:lineRule="auto"/>
    </w:pPr>
  </w:style>
  <w:style w:type="character" w:customStyle="1" w:styleId="a9">
    <w:name w:val="ヘッダー (文字)"/>
    <w:basedOn w:val="a1"/>
    <w:link w:val="a8"/>
    <w:uiPriority w:val="99"/>
    <w:rsid w:val="00635F23"/>
    <w:rPr>
      <w:rFonts w:ascii="Times New Roman" w:hAnsi="Times New Roman"/>
      <w:sz w:val="24"/>
    </w:rPr>
  </w:style>
  <w:style w:type="paragraph" w:styleId="aa">
    <w:name w:val="footer"/>
    <w:basedOn w:val="a0"/>
    <w:link w:val="ab"/>
    <w:uiPriority w:val="99"/>
    <w:unhideWhenUsed/>
    <w:rsid w:val="00635F23"/>
    <w:pPr>
      <w:tabs>
        <w:tab w:val="center" w:pos="4513"/>
        <w:tab w:val="right" w:pos="9026"/>
      </w:tabs>
      <w:spacing w:line="240" w:lineRule="auto"/>
    </w:pPr>
  </w:style>
  <w:style w:type="character" w:customStyle="1" w:styleId="ab">
    <w:name w:val="フッター (文字)"/>
    <w:basedOn w:val="a1"/>
    <w:link w:val="aa"/>
    <w:uiPriority w:val="99"/>
    <w:rsid w:val="00635F23"/>
    <w:rPr>
      <w:rFonts w:ascii="Times New Roman" w:hAnsi="Times New Roman"/>
      <w:sz w:val="24"/>
    </w:rPr>
  </w:style>
  <w:style w:type="paragraph" w:styleId="a">
    <w:name w:val="List Paragraph"/>
    <w:aliases w:val="Paragraph (alpabhatical)"/>
    <w:basedOn w:val="a0"/>
    <w:uiPriority w:val="34"/>
    <w:qFormat/>
    <w:rsid w:val="000A2DF5"/>
    <w:pPr>
      <w:numPr>
        <w:numId w:val="29"/>
      </w:numPr>
      <w:ind w:left="1440"/>
    </w:pPr>
  </w:style>
  <w:style w:type="paragraph" w:styleId="31">
    <w:name w:val="toc 3"/>
    <w:aliases w:val="TOC 3 - H2"/>
    <w:basedOn w:val="a0"/>
    <w:next w:val="a0"/>
    <w:autoRedefine/>
    <w:uiPriority w:val="39"/>
    <w:unhideWhenUsed/>
    <w:rsid w:val="008F00FF"/>
    <w:pPr>
      <w:tabs>
        <w:tab w:val="left" w:pos="1200"/>
        <w:tab w:val="right" w:leader="dot" w:pos="8211"/>
      </w:tabs>
      <w:ind w:left="480"/>
    </w:pPr>
    <w:rPr>
      <w:rFonts w:asciiTheme="minorHAnsi" w:hAnsiTheme="minorHAnsi"/>
      <w:i/>
      <w:iCs/>
      <w:sz w:val="20"/>
      <w:szCs w:val="20"/>
    </w:rPr>
  </w:style>
  <w:style w:type="paragraph" w:customStyle="1" w:styleId="Para2lines">
    <w:name w:val="Para 2 lines"/>
    <w:basedOn w:val="a0"/>
    <w:link w:val="Para2linesChar"/>
    <w:uiPriority w:val="10"/>
    <w:qFormat/>
    <w:rsid w:val="008D6EBB"/>
    <w:pPr>
      <w:spacing w:afterLines="200" w:after="200"/>
      <w:ind w:firstLine="720"/>
      <w:jc w:val="both"/>
    </w:pPr>
  </w:style>
  <w:style w:type="paragraph" w:customStyle="1" w:styleId="Para4lines">
    <w:name w:val="Para 4 lines"/>
    <w:basedOn w:val="a0"/>
    <w:link w:val="Para4linesChar"/>
    <w:uiPriority w:val="10"/>
    <w:qFormat/>
    <w:rsid w:val="000E56F2"/>
    <w:pPr>
      <w:spacing w:before="120" w:afterLines="520" w:after="520"/>
      <w:ind w:firstLine="720"/>
      <w:jc w:val="both"/>
    </w:pPr>
  </w:style>
  <w:style w:type="character" w:customStyle="1" w:styleId="Para2linesChar">
    <w:name w:val="Para 2 lines Char"/>
    <w:basedOn w:val="a1"/>
    <w:link w:val="Para2lines"/>
    <w:uiPriority w:val="10"/>
    <w:rsid w:val="00674DA0"/>
    <w:rPr>
      <w:rFonts w:ascii="Times New Roman" w:hAnsi="Times New Roman"/>
      <w:sz w:val="24"/>
    </w:rPr>
  </w:style>
  <w:style w:type="paragraph" w:styleId="41">
    <w:name w:val="toc 4"/>
    <w:aliases w:val="TOC 4 - H3"/>
    <w:basedOn w:val="a0"/>
    <w:next w:val="a0"/>
    <w:autoRedefine/>
    <w:uiPriority w:val="39"/>
    <w:unhideWhenUsed/>
    <w:rsid w:val="00285335"/>
    <w:pPr>
      <w:ind w:left="720"/>
    </w:pPr>
    <w:rPr>
      <w:rFonts w:asciiTheme="minorHAnsi" w:hAnsiTheme="minorHAnsi"/>
      <w:sz w:val="18"/>
      <w:szCs w:val="18"/>
    </w:rPr>
  </w:style>
  <w:style w:type="paragraph" w:styleId="51">
    <w:name w:val="toc 5"/>
    <w:aliases w:val="TOC 5 - H4"/>
    <w:basedOn w:val="a0"/>
    <w:next w:val="a0"/>
    <w:autoRedefine/>
    <w:uiPriority w:val="39"/>
    <w:unhideWhenUsed/>
    <w:rsid w:val="00285335"/>
    <w:pPr>
      <w:ind w:left="960"/>
    </w:pPr>
    <w:rPr>
      <w:rFonts w:asciiTheme="minorHAnsi" w:hAnsiTheme="minorHAnsi"/>
      <w:sz w:val="18"/>
      <w:szCs w:val="18"/>
    </w:rPr>
  </w:style>
  <w:style w:type="paragraph" w:styleId="ac">
    <w:name w:val="caption"/>
    <w:basedOn w:val="a0"/>
    <w:next w:val="a0"/>
    <w:uiPriority w:val="35"/>
    <w:unhideWhenUsed/>
    <w:qFormat/>
    <w:rsid w:val="006311D3"/>
    <w:pPr>
      <w:spacing w:line="240" w:lineRule="auto"/>
    </w:pPr>
    <w:rPr>
      <w:b/>
      <w:iCs/>
      <w:color w:val="4F81BD" w:themeColor="accent1"/>
      <w:szCs w:val="18"/>
    </w:rPr>
  </w:style>
  <w:style w:type="paragraph" w:styleId="ad">
    <w:name w:val="table of figures"/>
    <w:basedOn w:val="a0"/>
    <w:next w:val="a0"/>
    <w:autoRedefine/>
    <w:uiPriority w:val="99"/>
    <w:unhideWhenUsed/>
    <w:rsid w:val="00006754"/>
    <w:pPr>
      <w:tabs>
        <w:tab w:val="right" w:pos="8208"/>
      </w:tabs>
      <w:spacing w:after="200" w:line="240" w:lineRule="auto"/>
      <w:ind w:left="1412" w:right="1140" w:hanging="1412"/>
      <w:jc w:val="both"/>
    </w:pPr>
    <w:rPr>
      <w:noProof/>
    </w:rPr>
  </w:style>
  <w:style w:type="character" w:styleId="ae">
    <w:name w:val="Placeholder Text"/>
    <w:basedOn w:val="a1"/>
    <w:uiPriority w:val="99"/>
    <w:semiHidden/>
    <w:rsid w:val="009143CD"/>
    <w:rPr>
      <w:color w:val="808080"/>
    </w:rPr>
  </w:style>
  <w:style w:type="paragraph" w:customStyle="1" w:styleId="Abstract15line">
    <w:name w:val="Abstract 1.5 line"/>
    <w:basedOn w:val="a0"/>
    <w:next w:val="a0"/>
    <w:link w:val="Abstract15lineChar"/>
    <w:uiPriority w:val="6"/>
    <w:qFormat/>
    <w:rsid w:val="00A95D1A"/>
    <w:pPr>
      <w:ind w:firstLine="720"/>
      <w:jc w:val="both"/>
    </w:pPr>
  </w:style>
  <w:style w:type="paragraph" w:customStyle="1" w:styleId="DECPAGETOP">
    <w:name w:val="DEC PAGE TOP"/>
    <w:basedOn w:val="NormalFontDeclaration"/>
    <w:uiPriority w:val="4"/>
    <w:semiHidden/>
    <w:qFormat/>
    <w:rsid w:val="00D85EB7"/>
    <w:pPr>
      <w:spacing w:line="240" w:lineRule="auto"/>
      <w:jc w:val="center"/>
    </w:pPr>
    <w:rPr>
      <w:b/>
      <w:bCs/>
    </w:rPr>
  </w:style>
  <w:style w:type="character" w:customStyle="1" w:styleId="Abstract15lineChar">
    <w:name w:val="Abstract 1.5 line Char"/>
    <w:basedOn w:val="a1"/>
    <w:link w:val="Abstract15line"/>
    <w:uiPriority w:val="6"/>
    <w:rsid w:val="00A95D1A"/>
    <w:rPr>
      <w:rFonts w:ascii="Times New Roman" w:hAnsi="Times New Roman"/>
      <w:sz w:val="24"/>
    </w:rPr>
  </w:style>
  <w:style w:type="paragraph" w:customStyle="1" w:styleId="DECPAGEPSZ">
    <w:name w:val="DEC PAGE PSZ"/>
    <w:basedOn w:val="DECPAGETOP"/>
    <w:uiPriority w:val="4"/>
    <w:semiHidden/>
    <w:qFormat/>
    <w:rsid w:val="00302826"/>
    <w:pPr>
      <w:jc w:val="right"/>
    </w:pPr>
    <w:rPr>
      <w:b w:val="0"/>
      <w:sz w:val="20"/>
    </w:rPr>
  </w:style>
  <w:style w:type="paragraph" w:customStyle="1" w:styleId="DECCHECKBOX">
    <w:name w:val="DEC CHECK BOX"/>
    <w:basedOn w:val="NormalFontDeclaration"/>
    <w:uiPriority w:val="4"/>
    <w:semiHidden/>
    <w:qFormat/>
    <w:rsid w:val="00AA6DF5"/>
    <w:rPr>
      <w:b/>
    </w:rPr>
  </w:style>
  <w:style w:type="table" w:customStyle="1" w:styleId="TableGrid1">
    <w:name w:val="Table Grid1"/>
    <w:basedOn w:val="a2"/>
    <w:next w:val="a5"/>
    <w:uiPriority w:val="59"/>
    <w:rsid w:val="00C64F0F"/>
    <w:pPr>
      <w:ind w:firstLine="360"/>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a0"/>
    <w:next w:val="a0"/>
    <w:uiPriority w:val="6"/>
    <w:qFormat/>
    <w:rsid w:val="003B11EA"/>
    <w:pPr>
      <w:spacing w:after="240" w:line="240" w:lineRule="auto"/>
      <w:ind w:firstLine="720"/>
      <w:jc w:val="both"/>
    </w:pPr>
  </w:style>
  <w:style w:type="paragraph" w:customStyle="1" w:styleId="Appendix">
    <w:name w:val="Appendix"/>
    <w:basedOn w:val="a0"/>
    <w:next w:val="a0"/>
    <w:uiPriority w:val="15"/>
    <w:qFormat/>
    <w:rsid w:val="00E71AB9"/>
    <w:pPr>
      <w:spacing w:after="240" w:line="240" w:lineRule="auto"/>
      <w:jc w:val="center"/>
    </w:pPr>
    <w:rPr>
      <w:b/>
    </w:rPr>
  </w:style>
  <w:style w:type="paragraph" w:customStyle="1" w:styleId="References">
    <w:name w:val="References"/>
    <w:basedOn w:val="a6"/>
    <w:uiPriority w:val="13"/>
    <w:qFormat/>
    <w:rsid w:val="00580576"/>
    <w:pPr>
      <w:spacing w:before="0"/>
    </w:pPr>
  </w:style>
  <w:style w:type="paragraph" w:styleId="61">
    <w:name w:val="toc 6"/>
    <w:aliases w:val="TOC 6 - REFERENCES"/>
    <w:basedOn w:val="a0"/>
    <w:next w:val="a0"/>
    <w:autoRedefine/>
    <w:uiPriority w:val="39"/>
    <w:unhideWhenUsed/>
    <w:rsid w:val="00285335"/>
    <w:pPr>
      <w:ind w:left="1200"/>
    </w:pPr>
    <w:rPr>
      <w:rFonts w:asciiTheme="minorHAnsi" w:hAnsiTheme="minorHAnsi"/>
      <w:sz w:val="18"/>
      <w:szCs w:val="18"/>
    </w:rPr>
  </w:style>
  <w:style w:type="paragraph" w:styleId="71">
    <w:name w:val="toc 7"/>
    <w:aliases w:val="TOC 7 - LIST OF PUBLICATIONS"/>
    <w:basedOn w:val="a0"/>
    <w:next w:val="a0"/>
    <w:autoRedefine/>
    <w:uiPriority w:val="39"/>
    <w:unhideWhenUsed/>
    <w:rsid w:val="00A8006D"/>
    <w:pPr>
      <w:ind w:left="1440"/>
    </w:pPr>
    <w:rPr>
      <w:rFonts w:asciiTheme="minorHAnsi" w:hAnsiTheme="minorHAnsi"/>
      <w:sz w:val="18"/>
      <w:szCs w:val="18"/>
    </w:rPr>
  </w:style>
  <w:style w:type="table" w:customStyle="1" w:styleId="TableGrid2">
    <w:name w:val="Table Grid2"/>
    <w:basedOn w:val="a2"/>
    <w:next w:val="a5"/>
    <w:uiPriority w:val="59"/>
    <w:rsid w:val="001E48BF"/>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footnote text"/>
    <w:basedOn w:val="a0"/>
    <w:link w:val="af0"/>
    <w:uiPriority w:val="13"/>
    <w:rsid w:val="005A5A4A"/>
    <w:pPr>
      <w:spacing w:line="240" w:lineRule="auto"/>
      <w:jc w:val="both"/>
    </w:pPr>
    <w:rPr>
      <w:sz w:val="20"/>
      <w:szCs w:val="20"/>
    </w:rPr>
  </w:style>
  <w:style w:type="character" w:styleId="af1">
    <w:name w:val="annotation reference"/>
    <w:basedOn w:val="a1"/>
    <w:uiPriority w:val="99"/>
    <w:semiHidden/>
    <w:unhideWhenUsed/>
    <w:rsid w:val="00CA6828"/>
    <w:rPr>
      <w:sz w:val="16"/>
      <w:szCs w:val="16"/>
    </w:rPr>
  </w:style>
  <w:style w:type="paragraph" w:styleId="af2">
    <w:name w:val="annotation text"/>
    <w:basedOn w:val="a0"/>
    <w:link w:val="af3"/>
    <w:uiPriority w:val="99"/>
    <w:semiHidden/>
    <w:unhideWhenUsed/>
    <w:rsid w:val="00CA6828"/>
    <w:pPr>
      <w:spacing w:line="240" w:lineRule="auto"/>
    </w:pPr>
    <w:rPr>
      <w:sz w:val="20"/>
      <w:szCs w:val="20"/>
    </w:rPr>
  </w:style>
  <w:style w:type="character" w:customStyle="1" w:styleId="af3">
    <w:name w:val="コメント文字列 (文字)"/>
    <w:basedOn w:val="a1"/>
    <w:link w:val="af2"/>
    <w:uiPriority w:val="99"/>
    <w:semiHidden/>
    <w:rsid w:val="00CA6828"/>
    <w:rPr>
      <w:rFonts w:ascii="Times New Roman" w:hAnsi="Times New Roman"/>
      <w:sz w:val="20"/>
      <w:szCs w:val="20"/>
    </w:rPr>
  </w:style>
  <w:style w:type="paragraph" w:styleId="af4">
    <w:name w:val="annotation subject"/>
    <w:basedOn w:val="af2"/>
    <w:next w:val="af2"/>
    <w:link w:val="af5"/>
    <w:uiPriority w:val="99"/>
    <w:semiHidden/>
    <w:unhideWhenUsed/>
    <w:rsid w:val="00CA6828"/>
    <w:rPr>
      <w:b/>
      <w:bCs/>
    </w:rPr>
  </w:style>
  <w:style w:type="character" w:customStyle="1" w:styleId="af5">
    <w:name w:val="コメント内容 (文字)"/>
    <w:basedOn w:val="af3"/>
    <w:link w:val="af4"/>
    <w:uiPriority w:val="99"/>
    <w:semiHidden/>
    <w:rsid w:val="00CA6828"/>
    <w:rPr>
      <w:rFonts w:ascii="Times New Roman" w:hAnsi="Times New Roman"/>
      <w:b/>
      <w:bCs/>
      <w:sz w:val="20"/>
      <w:szCs w:val="20"/>
    </w:rPr>
  </w:style>
  <w:style w:type="paragraph" w:styleId="af6">
    <w:name w:val="Balloon Text"/>
    <w:basedOn w:val="a0"/>
    <w:link w:val="af7"/>
    <w:uiPriority w:val="99"/>
    <w:semiHidden/>
    <w:unhideWhenUsed/>
    <w:rsid w:val="00CA6828"/>
    <w:pPr>
      <w:spacing w:line="240" w:lineRule="auto"/>
    </w:pPr>
    <w:rPr>
      <w:rFonts w:ascii="Segoe UI" w:hAnsi="Segoe UI" w:cs="Segoe UI"/>
      <w:sz w:val="18"/>
      <w:szCs w:val="18"/>
    </w:rPr>
  </w:style>
  <w:style w:type="character" w:customStyle="1" w:styleId="af7">
    <w:name w:val="吹き出し (文字)"/>
    <w:basedOn w:val="a1"/>
    <w:link w:val="af6"/>
    <w:uiPriority w:val="99"/>
    <w:semiHidden/>
    <w:rsid w:val="00CA6828"/>
    <w:rPr>
      <w:rFonts w:ascii="Segoe UI" w:hAnsi="Segoe UI" w:cs="Segoe UI"/>
      <w:sz w:val="18"/>
      <w:szCs w:val="18"/>
    </w:rPr>
  </w:style>
  <w:style w:type="paragraph" w:styleId="af8">
    <w:name w:val="Revision"/>
    <w:hidden/>
    <w:uiPriority w:val="99"/>
    <w:semiHidden/>
    <w:rsid w:val="00CA6828"/>
    <w:pPr>
      <w:spacing w:after="0" w:line="240" w:lineRule="auto"/>
    </w:pPr>
    <w:rPr>
      <w:rFonts w:ascii="Times New Roman" w:hAnsi="Times New Roman"/>
      <w:sz w:val="24"/>
    </w:rPr>
  </w:style>
  <w:style w:type="character" w:customStyle="1" w:styleId="DeclareFormThesisTitle">
    <w:name w:val="DeclareFormThesisTitle"/>
    <w:basedOn w:val="a1"/>
    <w:uiPriority w:val="4"/>
    <w:semiHidden/>
    <w:rsid w:val="00947D75"/>
    <w:rPr>
      <w:rFonts w:ascii="Century Gothic" w:hAnsi="Century Gothic"/>
      <w:b/>
      <w:caps/>
      <w:sz w:val="20"/>
    </w:rPr>
  </w:style>
  <w:style w:type="paragraph" w:customStyle="1" w:styleId="Decpage">
    <w:name w:val="Dec page"/>
    <w:basedOn w:val="a0"/>
    <w:uiPriority w:val="5"/>
    <w:semiHidden/>
    <w:qFormat/>
    <w:rsid w:val="000E27E5"/>
    <w:pPr>
      <w:jc w:val="center"/>
    </w:pPr>
    <w:rPr>
      <w:noProof/>
    </w:rPr>
  </w:style>
  <w:style w:type="paragraph" w:customStyle="1" w:styleId="STYLEFORBODY">
    <w:name w:val="STYLE FOR BODY"/>
    <w:basedOn w:val="a0"/>
    <w:uiPriority w:val="8"/>
    <w:qFormat/>
    <w:rsid w:val="00776559"/>
    <w:rPr>
      <w:color w:val="FF0000"/>
      <w:lang w:val="en-US"/>
    </w:rPr>
  </w:style>
  <w:style w:type="paragraph" w:customStyle="1" w:styleId="FigureCentre">
    <w:name w:val="Figure Centre"/>
    <w:basedOn w:val="a0"/>
    <w:uiPriority w:val="13"/>
    <w:qFormat/>
    <w:rsid w:val="00C6240A"/>
    <w:pPr>
      <w:keepNext/>
      <w:spacing w:after="20" w:line="240" w:lineRule="auto"/>
      <w:jc w:val="center"/>
    </w:pPr>
    <w:rPr>
      <w:noProof/>
      <w:lang w:val="en-US"/>
    </w:rPr>
  </w:style>
  <w:style w:type="paragraph" w:customStyle="1" w:styleId="CaptionforFigure">
    <w:name w:val="Caption for Figure"/>
    <w:basedOn w:val="a0"/>
    <w:uiPriority w:val="13"/>
    <w:qFormat/>
    <w:rsid w:val="00FC51EB"/>
    <w:pPr>
      <w:spacing w:beforeLines="100" w:before="100" w:line="240" w:lineRule="auto"/>
      <w:jc w:val="center"/>
    </w:pPr>
  </w:style>
  <w:style w:type="paragraph" w:customStyle="1" w:styleId="CaptionforTable">
    <w:name w:val="Caption for Table"/>
    <w:basedOn w:val="a0"/>
    <w:autoRedefine/>
    <w:uiPriority w:val="13"/>
    <w:qFormat/>
    <w:rsid w:val="00FC51EB"/>
    <w:pPr>
      <w:spacing w:afterLines="100" w:after="100" w:line="240" w:lineRule="auto"/>
      <w:jc w:val="center"/>
    </w:pPr>
  </w:style>
  <w:style w:type="paragraph" w:customStyle="1" w:styleId="ListofReferences">
    <w:name w:val="List of References"/>
    <w:basedOn w:val="a0"/>
    <w:autoRedefine/>
    <w:uiPriority w:val="14"/>
    <w:qFormat/>
    <w:rsid w:val="001D7DDF"/>
    <w:pPr>
      <w:autoSpaceDE w:val="0"/>
      <w:autoSpaceDN w:val="0"/>
      <w:adjustRightInd w:val="0"/>
      <w:jc w:val="both"/>
    </w:pPr>
    <w:rPr>
      <w:rFonts w:cs="Times New Roman"/>
      <w:noProof/>
      <w:szCs w:val="24"/>
    </w:rPr>
  </w:style>
  <w:style w:type="paragraph" w:customStyle="1" w:styleId="CaptionforFigure2line">
    <w:name w:val="Caption for Figure 2 line"/>
    <w:basedOn w:val="a0"/>
    <w:uiPriority w:val="13"/>
    <w:qFormat/>
    <w:rsid w:val="00FC51EB"/>
    <w:pPr>
      <w:spacing w:beforeLines="100" w:before="100" w:line="240" w:lineRule="auto"/>
      <w:jc w:val="both"/>
    </w:pPr>
  </w:style>
  <w:style w:type="paragraph" w:customStyle="1" w:styleId="CaptionforTable2lines">
    <w:name w:val="Caption for Table 2 lines"/>
    <w:basedOn w:val="a0"/>
    <w:autoRedefine/>
    <w:uiPriority w:val="13"/>
    <w:qFormat/>
    <w:rsid w:val="00FC51EB"/>
    <w:pPr>
      <w:spacing w:afterLines="100" w:after="100" w:line="240" w:lineRule="auto"/>
      <w:jc w:val="both"/>
    </w:pPr>
  </w:style>
  <w:style w:type="paragraph" w:customStyle="1" w:styleId="Decpage2">
    <w:name w:val="Dec page 2"/>
    <w:basedOn w:val="Para4lines"/>
    <w:uiPriority w:val="5"/>
    <w:semiHidden/>
    <w:qFormat/>
    <w:rsid w:val="000E27E5"/>
    <w:pPr>
      <w:spacing w:after="960"/>
      <w:ind w:firstLine="0"/>
    </w:pPr>
  </w:style>
  <w:style w:type="paragraph" w:customStyle="1" w:styleId="COVERPAGESPACING">
    <w:name w:val="COVER PAGE SPACING"/>
    <w:basedOn w:val="a0"/>
    <w:next w:val="a0"/>
    <w:uiPriority w:val="4"/>
    <w:qFormat/>
    <w:rsid w:val="00887C1E"/>
    <w:pPr>
      <w:spacing w:line="240" w:lineRule="auto"/>
      <w:jc w:val="center"/>
    </w:pPr>
  </w:style>
  <w:style w:type="paragraph" w:customStyle="1" w:styleId="COVERPAGESTUDENTNAME">
    <w:name w:val="COVER PAGE STUDENT NAME"/>
    <w:basedOn w:val="COVERPAGESPACING"/>
    <w:uiPriority w:val="4"/>
    <w:qFormat/>
    <w:rsid w:val="00323D3F"/>
  </w:style>
  <w:style w:type="paragraph" w:customStyle="1" w:styleId="COVERANDMAINFONT">
    <w:name w:val="COVER AND MAIN FONT"/>
    <w:basedOn w:val="a0"/>
    <w:uiPriority w:val="4"/>
    <w:qFormat/>
    <w:rsid w:val="00885D97"/>
    <w:pPr>
      <w:jc w:val="center"/>
    </w:pPr>
    <w:rPr>
      <w:rFonts w:cs="Times New Roman"/>
      <w:lang w:val="en-US"/>
    </w:rPr>
  </w:style>
  <w:style w:type="paragraph" w:customStyle="1" w:styleId="Decnotes">
    <w:name w:val="Dec notes"/>
    <w:basedOn w:val="FontDeclarationCheckBox"/>
    <w:uiPriority w:val="4"/>
    <w:semiHidden/>
    <w:qFormat/>
    <w:rsid w:val="00F8417A"/>
  </w:style>
  <w:style w:type="paragraph" w:customStyle="1" w:styleId="FontDeclarationofThesis2">
    <w:name w:val="Font Declaration of Thesis 2"/>
    <w:basedOn w:val="NormalFontDec2"/>
    <w:uiPriority w:val="4"/>
    <w:semiHidden/>
    <w:qFormat/>
    <w:rsid w:val="0060481D"/>
    <w:pPr>
      <w:tabs>
        <w:tab w:val="left" w:pos="2127"/>
        <w:tab w:val="left" w:pos="2268"/>
      </w:tabs>
      <w:spacing w:line="240" w:lineRule="auto"/>
    </w:pPr>
  </w:style>
  <w:style w:type="paragraph" w:customStyle="1" w:styleId="FontDeclarationCheckBox">
    <w:name w:val="Font Declaration Check Box"/>
    <w:basedOn w:val="NormalFontDec2"/>
    <w:uiPriority w:val="4"/>
    <w:semiHidden/>
    <w:qFormat/>
    <w:rsid w:val="008B18C2"/>
    <w:pPr>
      <w:spacing w:line="240" w:lineRule="auto"/>
    </w:pPr>
  </w:style>
  <w:style w:type="paragraph" w:customStyle="1" w:styleId="FontSVDeclarationPage1">
    <w:name w:val="Font SV Declaration Page 1"/>
    <w:basedOn w:val="a0"/>
    <w:uiPriority w:val="4"/>
    <w:semiHidden/>
    <w:qFormat/>
    <w:rsid w:val="008B18C2"/>
    <w:pPr>
      <w:jc w:val="center"/>
    </w:pPr>
    <w:rPr>
      <w:noProof/>
    </w:rPr>
  </w:style>
  <w:style w:type="paragraph" w:customStyle="1" w:styleId="FontSVDeclarationPage2">
    <w:name w:val="Font SV Declaration Page 2"/>
    <w:basedOn w:val="a0"/>
    <w:uiPriority w:val="4"/>
    <w:semiHidden/>
    <w:qFormat/>
    <w:rsid w:val="008B18C2"/>
  </w:style>
  <w:style w:type="paragraph" w:customStyle="1" w:styleId="Decpage3">
    <w:name w:val="Dec page 3"/>
    <w:basedOn w:val="Decpage"/>
    <w:uiPriority w:val="5"/>
    <w:semiHidden/>
    <w:qFormat/>
    <w:rsid w:val="00480AB6"/>
    <w:pPr>
      <w:jc w:val="left"/>
    </w:pPr>
  </w:style>
  <w:style w:type="paragraph" w:customStyle="1" w:styleId="Dedication">
    <w:name w:val="Dedication"/>
    <w:basedOn w:val="Acknowledgement"/>
    <w:uiPriority w:val="6"/>
    <w:qFormat/>
    <w:rsid w:val="00C36EFA"/>
    <w:pPr>
      <w:jc w:val="center"/>
    </w:pPr>
  </w:style>
  <w:style w:type="paragraph" w:customStyle="1" w:styleId="Quotation">
    <w:name w:val="Quotation"/>
    <w:basedOn w:val="a0"/>
    <w:uiPriority w:val="13"/>
    <w:qFormat/>
    <w:rsid w:val="00280083"/>
    <w:pPr>
      <w:autoSpaceDE w:val="0"/>
      <w:autoSpaceDN w:val="0"/>
      <w:adjustRightInd w:val="0"/>
      <w:spacing w:line="240" w:lineRule="auto"/>
      <w:ind w:left="720" w:right="720"/>
      <w:jc w:val="both"/>
    </w:pPr>
    <w:rPr>
      <w:rFonts w:cs="TimesNewRomanPSMT"/>
      <w:szCs w:val="24"/>
      <w:lang w:val="en-US"/>
    </w:rPr>
  </w:style>
  <w:style w:type="paragraph" w:customStyle="1" w:styleId="QuotationRef">
    <w:name w:val="Quotation Ref"/>
    <w:basedOn w:val="a0"/>
    <w:uiPriority w:val="13"/>
    <w:qFormat/>
    <w:rsid w:val="004C2383"/>
    <w:pPr>
      <w:autoSpaceDE w:val="0"/>
      <w:autoSpaceDN w:val="0"/>
      <w:adjustRightInd w:val="0"/>
      <w:spacing w:before="240" w:line="240" w:lineRule="auto"/>
      <w:ind w:right="720"/>
      <w:jc w:val="right"/>
    </w:pPr>
    <w:rPr>
      <w:rFonts w:cs="TimesNewRomanPSMT"/>
      <w:lang w:val="en-US"/>
    </w:rPr>
  </w:style>
  <w:style w:type="paragraph" w:customStyle="1" w:styleId="Equation">
    <w:name w:val="Equation"/>
    <w:basedOn w:val="CaptionforFigure2line"/>
    <w:uiPriority w:val="13"/>
    <w:qFormat/>
    <w:rsid w:val="00280083"/>
    <w:pPr>
      <w:jc w:val="center"/>
    </w:pPr>
    <w:rPr>
      <w:lang w:val="en-US"/>
    </w:rPr>
  </w:style>
  <w:style w:type="paragraph" w:customStyle="1" w:styleId="EquationNo">
    <w:name w:val="Equation No."/>
    <w:basedOn w:val="Equation"/>
    <w:uiPriority w:val="13"/>
    <w:qFormat/>
    <w:rsid w:val="00280083"/>
    <w:pPr>
      <w:jc w:val="right"/>
    </w:pPr>
  </w:style>
  <w:style w:type="paragraph" w:customStyle="1" w:styleId="ListofSymbolsAbbreviations">
    <w:name w:val="List of Symbols &amp; Abbreviations"/>
    <w:basedOn w:val="a0"/>
    <w:next w:val="a0"/>
    <w:uiPriority w:val="7"/>
    <w:qFormat/>
    <w:rsid w:val="0036417E"/>
    <w:rPr>
      <w:rFonts w:eastAsia="Times New Roman" w:cs="Times New Roman"/>
      <w:szCs w:val="24"/>
    </w:rPr>
  </w:style>
  <w:style w:type="paragraph" w:customStyle="1" w:styleId="Paragraphnumbered">
    <w:name w:val="Paragraph (numbered)"/>
    <w:basedOn w:val="a0"/>
    <w:uiPriority w:val="10"/>
    <w:rsid w:val="0089523F"/>
    <w:pPr>
      <w:numPr>
        <w:numId w:val="32"/>
      </w:numPr>
      <w:spacing w:after="240"/>
      <w:jc w:val="both"/>
    </w:pPr>
  </w:style>
  <w:style w:type="paragraph" w:customStyle="1" w:styleId="ParagraphItemize">
    <w:name w:val="Paragraph (Itemize)"/>
    <w:basedOn w:val="Paragraphnumbered"/>
    <w:next w:val="Paragraphnumbered"/>
    <w:uiPriority w:val="10"/>
    <w:qFormat/>
    <w:rsid w:val="00931E73"/>
    <w:pPr>
      <w:numPr>
        <w:numId w:val="36"/>
      </w:numPr>
    </w:pPr>
  </w:style>
  <w:style w:type="character" w:customStyle="1" w:styleId="Para4linesChar">
    <w:name w:val="Para 4 lines Char"/>
    <w:basedOn w:val="a1"/>
    <w:link w:val="Para4lines"/>
    <w:uiPriority w:val="10"/>
    <w:rsid w:val="000E56F2"/>
    <w:rPr>
      <w:rFonts w:ascii="Times New Roman" w:hAnsi="Times New Roman"/>
      <w:sz w:val="24"/>
    </w:rPr>
  </w:style>
  <w:style w:type="character" w:customStyle="1" w:styleId="Italicwordinparagraph">
    <w:name w:val="Italic word in paragraph"/>
    <w:basedOn w:val="a1"/>
    <w:uiPriority w:val="11"/>
    <w:qFormat/>
    <w:rsid w:val="00674DA0"/>
    <w:rPr>
      <w:rFonts w:ascii="Times New Roman" w:hAnsi="Times New Roman"/>
      <w:i/>
      <w:iCs/>
      <w:sz w:val="24"/>
    </w:rPr>
  </w:style>
  <w:style w:type="paragraph" w:customStyle="1" w:styleId="TitleTOC">
    <w:name w:val="Title TOC"/>
    <w:basedOn w:val="a0"/>
    <w:uiPriority w:val="5"/>
    <w:qFormat/>
    <w:rsid w:val="00AF5817"/>
    <w:pPr>
      <w:jc w:val="center"/>
    </w:pPr>
    <w:rPr>
      <w:b/>
      <w:caps/>
    </w:rPr>
  </w:style>
  <w:style w:type="paragraph" w:customStyle="1" w:styleId="TitleTOC2">
    <w:name w:val="Title TOC 2"/>
    <w:basedOn w:val="TitleTOC"/>
    <w:uiPriority w:val="5"/>
    <w:qFormat/>
    <w:rsid w:val="00674DA0"/>
    <w:pPr>
      <w:jc w:val="right"/>
    </w:pPr>
  </w:style>
  <w:style w:type="paragraph" w:customStyle="1" w:styleId="TITLEATPREFACE">
    <w:name w:val="TITLE AT PREFACE"/>
    <w:basedOn w:val="a6"/>
    <w:next w:val="a0"/>
    <w:uiPriority w:val="5"/>
    <w:qFormat/>
    <w:rsid w:val="006771D0"/>
    <w:pPr>
      <w:spacing w:before="0"/>
    </w:pPr>
  </w:style>
  <w:style w:type="paragraph" w:customStyle="1" w:styleId="STYLEFORPREFACE">
    <w:name w:val="STYLE FOR PREFACE"/>
    <w:basedOn w:val="STYLEFORBODY"/>
    <w:qFormat/>
    <w:rsid w:val="00D7288C"/>
  </w:style>
  <w:style w:type="paragraph" w:customStyle="1" w:styleId="Date1">
    <w:name w:val="Date1"/>
    <w:basedOn w:val="FontSVDeclarationPage2"/>
    <w:uiPriority w:val="5"/>
    <w:semiHidden/>
    <w:qFormat/>
    <w:rsid w:val="005B655E"/>
    <w:rPr>
      <w:caps/>
    </w:rPr>
  </w:style>
  <w:style w:type="paragraph" w:customStyle="1" w:styleId="Decform3">
    <w:name w:val="Dec form 3"/>
    <w:basedOn w:val="NormalFontDec2"/>
    <w:uiPriority w:val="4"/>
    <w:semiHidden/>
    <w:qFormat/>
    <w:rsid w:val="00015ABF"/>
    <w:pPr>
      <w:numPr>
        <w:numId w:val="40"/>
      </w:numPr>
      <w:ind w:left="648"/>
    </w:pPr>
  </w:style>
  <w:style w:type="paragraph" w:customStyle="1" w:styleId="QuotationinItalic">
    <w:name w:val="Quotation in Italic"/>
    <w:basedOn w:val="Quotation"/>
    <w:uiPriority w:val="13"/>
    <w:qFormat/>
    <w:rsid w:val="009D35F4"/>
    <w:rPr>
      <w:i/>
    </w:rPr>
  </w:style>
  <w:style w:type="paragraph" w:customStyle="1" w:styleId="LISTOFPUBLICATIONS">
    <w:name w:val="LIST OF PUBLICATIONS"/>
    <w:basedOn w:val="References"/>
    <w:next w:val="a0"/>
    <w:uiPriority w:val="16"/>
    <w:qFormat/>
    <w:rsid w:val="00996DBD"/>
  </w:style>
  <w:style w:type="paragraph" w:customStyle="1" w:styleId="ThesisExaminer">
    <w:name w:val="Thesis Examiner"/>
    <w:basedOn w:val="a0"/>
    <w:uiPriority w:val="4"/>
    <w:semiHidden/>
    <w:qFormat/>
    <w:rsid w:val="0000012B"/>
    <w:pPr>
      <w:autoSpaceDE w:val="0"/>
      <w:autoSpaceDN w:val="0"/>
      <w:adjustRightInd w:val="0"/>
    </w:pPr>
    <w:rPr>
      <w:rFonts w:cs="TimesNewRomanPSMT"/>
      <w:szCs w:val="24"/>
      <w:lang w:val="en-US"/>
    </w:rPr>
  </w:style>
  <w:style w:type="paragraph" w:customStyle="1" w:styleId="AbstractSingleLine">
    <w:name w:val="Abstract Single Line"/>
    <w:basedOn w:val="Abstract15line"/>
    <w:next w:val="a0"/>
    <w:uiPriority w:val="6"/>
    <w:qFormat/>
    <w:rsid w:val="00A95D1A"/>
    <w:pPr>
      <w:spacing w:line="240" w:lineRule="auto"/>
    </w:pPr>
  </w:style>
  <w:style w:type="paragraph" w:customStyle="1" w:styleId="TITLETOC1">
    <w:name w:val="TITLE TOC 1"/>
    <w:basedOn w:val="a0"/>
    <w:uiPriority w:val="5"/>
    <w:qFormat/>
    <w:rsid w:val="00890939"/>
    <w:rPr>
      <w:b/>
    </w:rPr>
  </w:style>
  <w:style w:type="paragraph" w:customStyle="1" w:styleId="Para2a">
    <w:name w:val="Para 2a"/>
    <w:basedOn w:val="Para2lines"/>
    <w:uiPriority w:val="10"/>
    <w:qFormat/>
    <w:rsid w:val="00200DBD"/>
    <w:pPr>
      <w:spacing w:beforeLines="200" w:before="200"/>
    </w:pPr>
  </w:style>
  <w:style w:type="paragraph" w:customStyle="1" w:styleId="Para4a">
    <w:name w:val="Para 4a"/>
    <w:basedOn w:val="Para4lines"/>
    <w:uiPriority w:val="10"/>
    <w:qFormat/>
    <w:rsid w:val="00200DBD"/>
    <w:pPr>
      <w:spacing w:beforeLines="200" w:before="200"/>
    </w:pPr>
  </w:style>
  <w:style w:type="paragraph" w:customStyle="1" w:styleId="NormalFontDeclaration">
    <w:name w:val="Normal Font Declaration"/>
    <w:next w:val="a0"/>
    <w:semiHidden/>
    <w:qFormat/>
    <w:rsid w:val="00AA6DF5"/>
    <w:pPr>
      <w:spacing w:after="0" w:line="360" w:lineRule="auto"/>
    </w:pPr>
    <w:rPr>
      <w:rFonts w:ascii="Century Gothic" w:hAnsi="Century Gothic"/>
      <w:sz w:val="24"/>
      <w:szCs w:val="20"/>
    </w:rPr>
  </w:style>
  <w:style w:type="paragraph" w:customStyle="1" w:styleId="NormalFontDec2">
    <w:name w:val="Normal Font Dec 2"/>
    <w:semiHidden/>
    <w:qFormat/>
    <w:rsid w:val="00AA6DF5"/>
    <w:pPr>
      <w:spacing w:after="0" w:line="360" w:lineRule="auto"/>
    </w:pPr>
    <w:rPr>
      <w:rFonts w:ascii="Century Gothic" w:hAnsi="Century Gothic"/>
      <w:sz w:val="20"/>
      <w:szCs w:val="20"/>
    </w:rPr>
  </w:style>
  <w:style w:type="paragraph" w:customStyle="1" w:styleId="SIGNATUREDEC">
    <w:name w:val="SIGNATURE DEC"/>
    <w:basedOn w:val="NormalFontDec2"/>
    <w:uiPriority w:val="5"/>
    <w:semiHidden/>
    <w:qFormat/>
    <w:rsid w:val="00AA6DF5"/>
    <w:pPr>
      <w:jc w:val="center"/>
    </w:pPr>
    <w:rPr>
      <w:b/>
    </w:rPr>
  </w:style>
  <w:style w:type="paragraph" w:customStyle="1" w:styleId="FontDeclarationofThesis3">
    <w:name w:val="Font Declaration of Thesis 3"/>
    <w:basedOn w:val="NormalFontDec2"/>
    <w:uiPriority w:val="5"/>
    <w:semiHidden/>
    <w:qFormat/>
    <w:rsid w:val="00205C41"/>
    <w:pPr>
      <w:spacing w:line="240" w:lineRule="auto"/>
      <w:jc w:val="center"/>
    </w:pPr>
  </w:style>
  <w:style w:type="character" w:customStyle="1" w:styleId="af0">
    <w:name w:val="脚注文字列 (文字)"/>
    <w:basedOn w:val="a1"/>
    <w:link w:val="af"/>
    <w:uiPriority w:val="13"/>
    <w:rsid w:val="005A5A4A"/>
    <w:rPr>
      <w:rFonts w:ascii="Times New Roman" w:hAnsi="Times New Roman"/>
      <w:sz w:val="20"/>
      <w:szCs w:val="20"/>
    </w:rPr>
  </w:style>
  <w:style w:type="character" w:styleId="af9">
    <w:name w:val="footnote reference"/>
    <w:basedOn w:val="a1"/>
    <w:uiPriority w:val="99"/>
    <w:semiHidden/>
    <w:unhideWhenUsed/>
    <w:rsid w:val="00B6737C"/>
    <w:rPr>
      <w:vertAlign w:val="superscript"/>
    </w:rPr>
  </w:style>
  <w:style w:type="character" w:styleId="afa">
    <w:name w:val="FollowedHyperlink"/>
    <w:basedOn w:val="a1"/>
    <w:uiPriority w:val="99"/>
    <w:semiHidden/>
    <w:unhideWhenUsed/>
    <w:rsid w:val="00B76FDE"/>
    <w:rPr>
      <w:color w:val="800080" w:themeColor="followedHyperlink"/>
      <w:u w:val="single"/>
    </w:rPr>
  </w:style>
  <w:style w:type="paragraph" w:styleId="afb">
    <w:name w:val="TOC Heading"/>
    <w:basedOn w:val="1"/>
    <w:next w:val="a0"/>
    <w:uiPriority w:val="39"/>
    <w:unhideWhenUsed/>
    <w:qFormat/>
    <w:rsid w:val="00B76FDE"/>
    <w:pPr>
      <w:numPr>
        <w:numId w:val="0"/>
      </w:numPr>
      <w:spacing w:before="480" w:afterLines="0" w:after="0" w:line="276" w:lineRule="auto"/>
      <w:jc w:val="left"/>
      <w:outlineLvl w:val="9"/>
    </w:pPr>
    <w:rPr>
      <w:rFonts w:asciiTheme="majorHAnsi" w:hAnsiTheme="majorHAnsi"/>
      <w:bCs/>
      <w:color w:val="365F91" w:themeColor="accent1" w:themeShade="BF"/>
      <w:sz w:val="28"/>
      <w:szCs w:val="28"/>
      <w:lang w:eastAsia="ja-JP"/>
    </w:rPr>
  </w:style>
  <w:style w:type="paragraph" w:styleId="81">
    <w:name w:val="toc 8"/>
    <w:basedOn w:val="a0"/>
    <w:next w:val="a0"/>
    <w:autoRedefine/>
    <w:uiPriority w:val="39"/>
    <w:semiHidden/>
    <w:unhideWhenUsed/>
    <w:rsid w:val="00B76FDE"/>
    <w:pPr>
      <w:ind w:left="1680"/>
    </w:pPr>
    <w:rPr>
      <w:rFonts w:asciiTheme="minorHAnsi" w:hAnsiTheme="minorHAnsi"/>
      <w:sz w:val="18"/>
      <w:szCs w:val="18"/>
    </w:rPr>
  </w:style>
  <w:style w:type="paragraph" w:styleId="91">
    <w:name w:val="toc 9"/>
    <w:basedOn w:val="a0"/>
    <w:next w:val="a0"/>
    <w:autoRedefine/>
    <w:uiPriority w:val="39"/>
    <w:semiHidden/>
    <w:unhideWhenUsed/>
    <w:rsid w:val="00B76FDE"/>
    <w:pPr>
      <w:ind w:left="1920"/>
    </w:pPr>
    <w:rPr>
      <w:rFonts w:asciiTheme="minorHAnsi" w:hAnsiTheme="minorHAnsi"/>
      <w:sz w:val="18"/>
      <w:szCs w:val="18"/>
    </w:rPr>
  </w:style>
  <w:style w:type="paragraph" w:styleId="afc">
    <w:name w:val="endnote text"/>
    <w:basedOn w:val="a0"/>
    <w:link w:val="afd"/>
    <w:uiPriority w:val="99"/>
    <w:semiHidden/>
    <w:unhideWhenUsed/>
    <w:rsid w:val="001D7DDF"/>
    <w:pPr>
      <w:snapToGrid w:val="0"/>
    </w:pPr>
  </w:style>
  <w:style w:type="character" w:customStyle="1" w:styleId="afd">
    <w:name w:val="文末脚注文字列 (文字)"/>
    <w:basedOn w:val="a1"/>
    <w:link w:val="afc"/>
    <w:uiPriority w:val="99"/>
    <w:semiHidden/>
    <w:rsid w:val="001D7DDF"/>
    <w:rPr>
      <w:rFonts w:ascii="Times New Roman" w:hAnsi="Times New Roman"/>
      <w:sz w:val="24"/>
    </w:rPr>
  </w:style>
  <w:style w:type="character" w:styleId="afe">
    <w:name w:val="endnote reference"/>
    <w:basedOn w:val="a1"/>
    <w:uiPriority w:val="99"/>
    <w:semiHidden/>
    <w:unhideWhenUsed/>
    <w:rsid w:val="001D7DDF"/>
    <w:rPr>
      <w:vertAlign w:val="superscript"/>
    </w:rPr>
  </w:style>
  <w:style w:type="paragraph" w:styleId="aff">
    <w:name w:val="Bibliography"/>
    <w:basedOn w:val="a0"/>
    <w:next w:val="a0"/>
    <w:uiPriority w:val="37"/>
    <w:unhideWhenUsed/>
    <w:rsid w:val="001D7DDF"/>
  </w:style>
  <w:style w:type="paragraph" w:styleId="Web">
    <w:name w:val="Normal (Web)"/>
    <w:basedOn w:val="a0"/>
    <w:uiPriority w:val="99"/>
    <w:semiHidden/>
    <w:unhideWhenUsed/>
    <w:rsid w:val="003E46A4"/>
    <w:pPr>
      <w:spacing w:before="100" w:beforeAutospacing="1" w:after="100" w:afterAutospacing="1" w:line="240" w:lineRule="auto"/>
    </w:pPr>
    <w:rPr>
      <w:rFonts w:ascii="ＭＳ Ｐゴシック" w:eastAsia="ＭＳ Ｐゴシック" w:hAnsi="ＭＳ Ｐゴシック" w:cs="ＭＳ Ｐゴシック"/>
      <w:szCs w:val="24"/>
      <w:lang w:val="en-US" w:eastAsia="ja-JP"/>
    </w:rPr>
  </w:style>
  <w:style w:type="paragraph" w:customStyle="1" w:styleId="Default">
    <w:name w:val="Default"/>
    <w:rsid w:val="00A42EC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5035">
      <w:bodyDiv w:val="1"/>
      <w:marLeft w:val="0"/>
      <w:marRight w:val="0"/>
      <w:marTop w:val="0"/>
      <w:marBottom w:val="0"/>
      <w:divBdr>
        <w:top w:val="none" w:sz="0" w:space="0" w:color="auto"/>
        <w:left w:val="none" w:sz="0" w:space="0" w:color="auto"/>
        <w:bottom w:val="none" w:sz="0" w:space="0" w:color="auto"/>
        <w:right w:val="none" w:sz="0" w:space="0" w:color="auto"/>
      </w:divBdr>
    </w:div>
    <w:div w:id="71317948">
      <w:bodyDiv w:val="1"/>
      <w:marLeft w:val="0"/>
      <w:marRight w:val="0"/>
      <w:marTop w:val="0"/>
      <w:marBottom w:val="0"/>
      <w:divBdr>
        <w:top w:val="none" w:sz="0" w:space="0" w:color="auto"/>
        <w:left w:val="none" w:sz="0" w:space="0" w:color="auto"/>
        <w:bottom w:val="none" w:sz="0" w:space="0" w:color="auto"/>
        <w:right w:val="none" w:sz="0" w:space="0" w:color="auto"/>
      </w:divBdr>
    </w:div>
    <w:div w:id="75444612">
      <w:bodyDiv w:val="1"/>
      <w:marLeft w:val="0"/>
      <w:marRight w:val="0"/>
      <w:marTop w:val="0"/>
      <w:marBottom w:val="0"/>
      <w:divBdr>
        <w:top w:val="none" w:sz="0" w:space="0" w:color="auto"/>
        <w:left w:val="none" w:sz="0" w:space="0" w:color="auto"/>
        <w:bottom w:val="none" w:sz="0" w:space="0" w:color="auto"/>
        <w:right w:val="none" w:sz="0" w:space="0" w:color="auto"/>
      </w:divBdr>
    </w:div>
    <w:div w:id="193274397">
      <w:bodyDiv w:val="1"/>
      <w:marLeft w:val="0"/>
      <w:marRight w:val="0"/>
      <w:marTop w:val="0"/>
      <w:marBottom w:val="0"/>
      <w:divBdr>
        <w:top w:val="none" w:sz="0" w:space="0" w:color="auto"/>
        <w:left w:val="none" w:sz="0" w:space="0" w:color="auto"/>
        <w:bottom w:val="none" w:sz="0" w:space="0" w:color="auto"/>
        <w:right w:val="none" w:sz="0" w:space="0" w:color="auto"/>
      </w:divBdr>
    </w:div>
    <w:div w:id="310840149">
      <w:bodyDiv w:val="1"/>
      <w:marLeft w:val="0"/>
      <w:marRight w:val="0"/>
      <w:marTop w:val="0"/>
      <w:marBottom w:val="0"/>
      <w:divBdr>
        <w:top w:val="none" w:sz="0" w:space="0" w:color="auto"/>
        <w:left w:val="none" w:sz="0" w:space="0" w:color="auto"/>
        <w:bottom w:val="none" w:sz="0" w:space="0" w:color="auto"/>
        <w:right w:val="none" w:sz="0" w:space="0" w:color="auto"/>
      </w:divBdr>
    </w:div>
    <w:div w:id="318194194">
      <w:bodyDiv w:val="1"/>
      <w:marLeft w:val="0"/>
      <w:marRight w:val="0"/>
      <w:marTop w:val="0"/>
      <w:marBottom w:val="0"/>
      <w:divBdr>
        <w:top w:val="none" w:sz="0" w:space="0" w:color="auto"/>
        <w:left w:val="none" w:sz="0" w:space="0" w:color="auto"/>
        <w:bottom w:val="none" w:sz="0" w:space="0" w:color="auto"/>
        <w:right w:val="none" w:sz="0" w:space="0" w:color="auto"/>
      </w:divBdr>
    </w:div>
    <w:div w:id="372967577">
      <w:bodyDiv w:val="1"/>
      <w:marLeft w:val="0"/>
      <w:marRight w:val="0"/>
      <w:marTop w:val="0"/>
      <w:marBottom w:val="0"/>
      <w:divBdr>
        <w:top w:val="none" w:sz="0" w:space="0" w:color="auto"/>
        <w:left w:val="none" w:sz="0" w:space="0" w:color="auto"/>
        <w:bottom w:val="none" w:sz="0" w:space="0" w:color="auto"/>
        <w:right w:val="none" w:sz="0" w:space="0" w:color="auto"/>
      </w:divBdr>
    </w:div>
    <w:div w:id="387845696">
      <w:bodyDiv w:val="1"/>
      <w:marLeft w:val="0"/>
      <w:marRight w:val="0"/>
      <w:marTop w:val="0"/>
      <w:marBottom w:val="0"/>
      <w:divBdr>
        <w:top w:val="none" w:sz="0" w:space="0" w:color="auto"/>
        <w:left w:val="none" w:sz="0" w:space="0" w:color="auto"/>
        <w:bottom w:val="none" w:sz="0" w:space="0" w:color="auto"/>
        <w:right w:val="none" w:sz="0" w:space="0" w:color="auto"/>
      </w:divBdr>
    </w:div>
    <w:div w:id="422536995">
      <w:bodyDiv w:val="1"/>
      <w:marLeft w:val="0"/>
      <w:marRight w:val="0"/>
      <w:marTop w:val="0"/>
      <w:marBottom w:val="0"/>
      <w:divBdr>
        <w:top w:val="none" w:sz="0" w:space="0" w:color="auto"/>
        <w:left w:val="none" w:sz="0" w:space="0" w:color="auto"/>
        <w:bottom w:val="none" w:sz="0" w:space="0" w:color="auto"/>
        <w:right w:val="none" w:sz="0" w:space="0" w:color="auto"/>
      </w:divBdr>
    </w:div>
    <w:div w:id="778449603">
      <w:bodyDiv w:val="1"/>
      <w:marLeft w:val="0"/>
      <w:marRight w:val="0"/>
      <w:marTop w:val="0"/>
      <w:marBottom w:val="0"/>
      <w:divBdr>
        <w:top w:val="none" w:sz="0" w:space="0" w:color="auto"/>
        <w:left w:val="none" w:sz="0" w:space="0" w:color="auto"/>
        <w:bottom w:val="none" w:sz="0" w:space="0" w:color="auto"/>
        <w:right w:val="none" w:sz="0" w:space="0" w:color="auto"/>
      </w:divBdr>
    </w:div>
    <w:div w:id="819350704">
      <w:bodyDiv w:val="1"/>
      <w:marLeft w:val="0"/>
      <w:marRight w:val="0"/>
      <w:marTop w:val="0"/>
      <w:marBottom w:val="0"/>
      <w:divBdr>
        <w:top w:val="none" w:sz="0" w:space="0" w:color="auto"/>
        <w:left w:val="none" w:sz="0" w:space="0" w:color="auto"/>
        <w:bottom w:val="none" w:sz="0" w:space="0" w:color="auto"/>
        <w:right w:val="none" w:sz="0" w:space="0" w:color="auto"/>
      </w:divBdr>
    </w:div>
    <w:div w:id="832335375">
      <w:bodyDiv w:val="1"/>
      <w:marLeft w:val="0"/>
      <w:marRight w:val="0"/>
      <w:marTop w:val="0"/>
      <w:marBottom w:val="0"/>
      <w:divBdr>
        <w:top w:val="none" w:sz="0" w:space="0" w:color="auto"/>
        <w:left w:val="none" w:sz="0" w:space="0" w:color="auto"/>
        <w:bottom w:val="none" w:sz="0" w:space="0" w:color="auto"/>
        <w:right w:val="none" w:sz="0" w:space="0" w:color="auto"/>
      </w:divBdr>
    </w:div>
    <w:div w:id="944969058">
      <w:bodyDiv w:val="1"/>
      <w:marLeft w:val="0"/>
      <w:marRight w:val="0"/>
      <w:marTop w:val="0"/>
      <w:marBottom w:val="0"/>
      <w:divBdr>
        <w:top w:val="none" w:sz="0" w:space="0" w:color="auto"/>
        <w:left w:val="none" w:sz="0" w:space="0" w:color="auto"/>
        <w:bottom w:val="none" w:sz="0" w:space="0" w:color="auto"/>
        <w:right w:val="none" w:sz="0" w:space="0" w:color="auto"/>
      </w:divBdr>
    </w:div>
    <w:div w:id="954141743">
      <w:bodyDiv w:val="1"/>
      <w:marLeft w:val="0"/>
      <w:marRight w:val="0"/>
      <w:marTop w:val="0"/>
      <w:marBottom w:val="0"/>
      <w:divBdr>
        <w:top w:val="none" w:sz="0" w:space="0" w:color="auto"/>
        <w:left w:val="none" w:sz="0" w:space="0" w:color="auto"/>
        <w:bottom w:val="none" w:sz="0" w:space="0" w:color="auto"/>
        <w:right w:val="none" w:sz="0" w:space="0" w:color="auto"/>
      </w:divBdr>
    </w:div>
    <w:div w:id="973945334">
      <w:bodyDiv w:val="1"/>
      <w:marLeft w:val="0"/>
      <w:marRight w:val="0"/>
      <w:marTop w:val="0"/>
      <w:marBottom w:val="0"/>
      <w:divBdr>
        <w:top w:val="none" w:sz="0" w:space="0" w:color="auto"/>
        <w:left w:val="none" w:sz="0" w:space="0" w:color="auto"/>
        <w:bottom w:val="none" w:sz="0" w:space="0" w:color="auto"/>
        <w:right w:val="none" w:sz="0" w:space="0" w:color="auto"/>
      </w:divBdr>
    </w:div>
    <w:div w:id="978921952">
      <w:bodyDiv w:val="1"/>
      <w:marLeft w:val="0"/>
      <w:marRight w:val="0"/>
      <w:marTop w:val="0"/>
      <w:marBottom w:val="0"/>
      <w:divBdr>
        <w:top w:val="none" w:sz="0" w:space="0" w:color="auto"/>
        <w:left w:val="none" w:sz="0" w:space="0" w:color="auto"/>
        <w:bottom w:val="none" w:sz="0" w:space="0" w:color="auto"/>
        <w:right w:val="none" w:sz="0" w:space="0" w:color="auto"/>
      </w:divBdr>
    </w:div>
    <w:div w:id="1062754681">
      <w:bodyDiv w:val="1"/>
      <w:marLeft w:val="0"/>
      <w:marRight w:val="0"/>
      <w:marTop w:val="0"/>
      <w:marBottom w:val="0"/>
      <w:divBdr>
        <w:top w:val="none" w:sz="0" w:space="0" w:color="auto"/>
        <w:left w:val="none" w:sz="0" w:space="0" w:color="auto"/>
        <w:bottom w:val="none" w:sz="0" w:space="0" w:color="auto"/>
        <w:right w:val="none" w:sz="0" w:space="0" w:color="auto"/>
      </w:divBdr>
    </w:div>
    <w:div w:id="1129595663">
      <w:bodyDiv w:val="1"/>
      <w:marLeft w:val="0"/>
      <w:marRight w:val="0"/>
      <w:marTop w:val="0"/>
      <w:marBottom w:val="0"/>
      <w:divBdr>
        <w:top w:val="none" w:sz="0" w:space="0" w:color="auto"/>
        <w:left w:val="none" w:sz="0" w:space="0" w:color="auto"/>
        <w:bottom w:val="none" w:sz="0" w:space="0" w:color="auto"/>
        <w:right w:val="none" w:sz="0" w:space="0" w:color="auto"/>
      </w:divBdr>
    </w:div>
    <w:div w:id="1295716047">
      <w:bodyDiv w:val="1"/>
      <w:marLeft w:val="0"/>
      <w:marRight w:val="0"/>
      <w:marTop w:val="0"/>
      <w:marBottom w:val="0"/>
      <w:divBdr>
        <w:top w:val="none" w:sz="0" w:space="0" w:color="auto"/>
        <w:left w:val="none" w:sz="0" w:space="0" w:color="auto"/>
        <w:bottom w:val="none" w:sz="0" w:space="0" w:color="auto"/>
        <w:right w:val="none" w:sz="0" w:space="0" w:color="auto"/>
      </w:divBdr>
    </w:div>
    <w:div w:id="1373916767">
      <w:bodyDiv w:val="1"/>
      <w:marLeft w:val="0"/>
      <w:marRight w:val="0"/>
      <w:marTop w:val="0"/>
      <w:marBottom w:val="0"/>
      <w:divBdr>
        <w:top w:val="none" w:sz="0" w:space="0" w:color="auto"/>
        <w:left w:val="none" w:sz="0" w:space="0" w:color="auto"/>
        <w:bottom w:val="none" w:sz="0" w:space="0" w:color="auto"/>
        <w:right w:val="none" w:sz="0" w:space="0" w:color="auto"/>
      </w:divBdr>
    </w:div>
    <w:div w:id="1451895418">
      <w:bodyDiv w:val="1"/>
      <w:marLeft w:val="0"/>
      <w:marRight w:val="0"/>
      <w:marTop w:val="0"/>
      <w:marBottom w:val="0"/>
      <w:divBdr>
        <w:top w:val="none" w:sz="0" w:space="0" w:color="auto"/>
        <w:left w:val="none" w:sz="0" w:space="0" w:color="auto"/>
        <w:bottom w:val="none" w:sz="0" w:space="0" w:color="auto"/>
        <w:right w:val="none" w:sz="0" w:space="0" w:color="auto"/>
      </w:divBdr>
    </w:div>
    <w:div w:id="1473012761">
      <w:bodyDiv w:val="1"/>
      <w:marLeft w:val="0"/>
      <w:marRight w:val="0"/>
      <w:marTop w:val="0"/>
      <w:marBottom w:val="0"/>
      <w:divBdr>
        <w:top w:val="none" w:sz="0" w:space="0" w:color="auto"/>
        <w:left w:val="none" w:sz="0" w:space="0" w:color="auto"/>
        <w:bottom w:val="none" w:sz="0" w:space="0" w:color="auto"/>
        <w:right w:val="none" w:sz="0" w:space="0" w:color="auto"/>
      </w:divBdr>
    </w:div>
    <w:div w:id="1483542874">
      <w:bodyDiv w:val="1"/>
      <w:marLeft w:val="0"/>
      <w:marRight w:val="0"/>
      <w:marTop w:val="0"/>
      <w:marBottom w:val="0"/>
      <w:divBdr>
        <w:top w:val="none" w:sz="0" w:space="0" w:color="auto"/>
        <w:left w:val="none" w:sz="0" w:space="0" w:color="auto"/>
        <w:bottom w:val="none" w:sz="0" w:space="0" w:color="auto"/>
        <w:right w:val="none" w:sz="0" w:space="0" w:color="auto"/>
      </w:divBdr>
    </w:div>
    <w:div w:id="1524973025">
      <w:bodyDiv w:val="1"/>
      <w:marLeft w:val="0"/>
      <w:marRight w:val="0"/>
      <w:marTop w:val="0"/>
      <w:marBottom w:val="0"/>
      <w:divBdr>
        <w:top w:val="none" w:sz="0" w:space="0" w:color="auto"/>
        <w:left w:val="none" w:sz="0" w:space="0" w:color="auto"/>
        <w:bottom w:val="none" w:sz="0" w:space="0" w:color="auto"/>
        <w:right w:val="none" w:sz="0" w:space="0" w:color="auto"/>
      </w:divBdr>
    </w:div>
    <w:div w:id="1530993691">
      <w:bodyDiv w:val="1"/>
      <w:marLeft w:val="0"/>
      <w:marRight w:val="0"/>
      <w:marTop w:val="0"/>
      <w:marBottom w:val="0"/>
      <w:divBdr>
        <w:top w:val="none" w:sz="0" w:space="0" w:color="auto"/>
        <w:left w:val="none" w:sz="0" w:space="0" w:color="auto"/>
        <w:bottom w:val="none" w:sz="0" w:space="0" w:color="auto"/>
        <w:right w:val="none" w:sz="0" w:space="0" w:color="auto"/>
      </w:divBdr>
    </w:div>
    <w:div w:id="1581282488">
      <w:bodyDiv w:val="1"/>
      <w:marLeft w:val="0"/>
      <w:marRight w:val="0"/>
      <w:marTop w:val="0"/>
      <w:marBottom w:val="0"/>
      <w:divBdr>
        <w:top w:val="none" w:sz="0" w:space="0" w:color="auto"/>
        <w:left w:val="none" w:sz="0" w:space="0" w:color="auto"/>
        <w:bottom w:val="none" w:sz="0" w:space="0" w:color="auto"/>
        <w:right w:val="none" w:sz="0" w:space="0" w:color="auto"/>
      </w:divBdr>
    </w:div>
    <w:div w:id="1707287547">
      <w:bodyDiv w:val="1"/>
      <w:marLeft w:val="0"/>
      <w:marRight w:val="0"/>
      <w:marTop w:val="0"/>
      <w:marBottom w:val="0"/>
      <w:divBdr>
        <w:top w:val="none" w:sz="0" w:space="0" w:color="auto"/>
        <w:left w:val="none" w:sz="0" w:space="0" w:color="auto"/>
        <w:bottom w:val="none" w:sz="0" w:space="0" w:color="auto"/>
        <w:right w:val="none" w:sz="0" w:space="0" w:color="auto"/>
      </w:divBdr>
    </w:div>
    <w:div w:id="1728920193">
      <w:bodyDiv w:val="1"/>
      <w:marLeft w:val="0"/>
      <w:marRight w:val="0"/>
      <w:marTop w:val="0"/>
      <w:marBottom w:val="0"/>
      <w:divBdr>
        <w:top w:val="none" w:sz="0" w:space="0" w:color="auto"/>
        <w:left w:val="none" w:sz="0" w:space="0" w:color="auto"/>
        <w:bottom w:val="none" w:sz="0" w:space="0" w:color="auto"/>
        <w:right w:val="none" w:sz="0" w:space="0" w:color="auto"/>
      </w:divBdr>
    </w:div>
    <w:div w:id="1751655759">
      <w:bodyDiv w:val="1"/>
      <w:marLeft w:val="0"/>
      <w:marRight w:val="0"/>
      <w:marTop w:val="0"/>
      <w:marBottom w:val="0"/>
      <w:divBdr>
        <w:top w:val="none" w:sz="0" w:space="0" w:color="auto"/>
        <w:left w:val="none" w:sz="0" w:space="0" w:color="auto"/>
        <w:bottom w:val="none" w:sz="0" w:space="0" w:color="auto"/>
        <w:right w:val="none" w:sz="0" w:space="0" w:color="auto"/>
      </w:divBdr>
    </w:div>
    <w:div w:id="1773627321">
      <w:bodyDiv w:val="1"/>
      <w:marLeft w:val="0"/>
      <w:marRight w:val="0"/>
      <w:marTop w:val="0"/>
      <w:marBottom w:val="0"/>
      <w:divBdr>
        <w:top w:val="none" w:sz="0" w:space="0" w:color="auto"/>
        <w:left w:val="none" w:sz="0" w:space="0" w:color="auto"/>
        <w:bottom w:val="none" w:sz="0" w:space="0" w:color="auto"/>
        <w:right w:val="none" w:sz="0" w:space="0" w:color="auto"/>
      </w:divBdr>
    </w:div>
    <w:div w:id="1954048822">
      <w:bodyDiv w:val="1"/>
      <w:marLeft w:val="0"/>
      <w:marRight w:val="0"/>
      <w:marTop w:val="0"/>
      <w:marBottom w:val="0"/>
      <w:divBdr>
        <w:top w:val="none" w:sz="0" w:space="0" w:color="auto"/>
        <w:left w:val="none" w:sz="0" w:space="0" w:color="auto"/>
        <w:bottom w:val="none" w:sz="0" w:space="0" w:color="auto"/>
        <w:right w:val="none" w:sz="0" w:space="0" w:color="auto"/>
      </w:divBdr>
    </w:div>
    <w:div w:id="1972786847">
      <w:bodyDiv w:val="1"/>
      <w:marLeft w:val="0"/>
      <w:marRight w:val="0"/>
      <w:marTop w:val="0"/>
      <w:marBottom w:val="0"/>
      <w:divBdr>
        <w:top w:val="none" w:sz="0" w:space="0" w:color="auto"/>
        <w:left w:val="none" w:sz="0" w:space="0" w:color="auto"/>
        <w:bottom w:val="none" w:sz="0" w:space="0" w:color="auto"/>
        <w:right w:val="none" w:sz="0" w:space="0" w:color="auto"/>
      </w:divBdr>
    </w:div>
    <w:div w:id="201282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4.jpeg"/><Relationship Id="rId21" Type="http://schemas.openxmlformats.org/officeDocument/2006/relationships/image" Target="media/image5.wmf"/><Relationship Id="rId34" Type="http://schemas.openxmlformats.org/officeDocument/2006/relationships/header" Target="header1.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oleObject" Target="embeddings/oleObject5.bin"/><Relationship Id="rId32" Type="http://schemas.microsoft.com/office/2016/09/relationships/commentsIds" Target="commentsIds.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6.wmf"/><Relationship Id="rId28" Type="http://schemas.openxmlformats.org/officeDocument/2006/relationships/oleObject" Target="embeddings/oleObject7.bin"/><Relationship Id="rId36" Type="http://schemas.openxmlformats.org/officeDocument/2006/relationships/image" Target="media/image11.jpeg"/><Relationship Id="rId10" Type="http://schemas.openxmlformats.org/officeDocument/2006/relationships/footer" Target="footer3.xml"/><Relationship Id="rId19" Type="http://schemas.openxmlformats.org/officeDocument/2006/relationships/image" Target="media/image4.wmf"/><Relationship Id="rId31" Type="http://schemas.microsoft.com/office/2011/relationships/commentsExtended" Target="commentsExtended.xm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oleObject" Target="embeddings/oleObject4.bin"/><Relationship Id="rId27" Type="http://schemas.openxmlformats.org/officeDocument/2006/relationships/image" Target="media/image8.wmf"/><Relationship Id="rId30" Type="http://schemas.openxmlformats.org/officeDocument/2006/relationships/comments" Target="comments.xml"/><Relationship Id="rId35" Type="http://schemas.openxmlformats.org/officeDocument/2006/relationships/image" Target="media/image10.png"/><Relationship Id="rId43" Type="http://schemas.microsoft.com/office/2011/relationships/people" Target="peop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9.emf"/><Relationship Id="rId38" Type="http://schemas.openxmlformats.org/officeDocument/2006/relationships/image" Target="media/image13.png"/><Relationship Id="rId20" Type="http://schemas.openxmlformats.org/officeDocument/2006/relationships/oleObject" Target="embeddings/oleObject3.bin"/><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ent/Downloads/UTM%20Thesis%20Template%20v1%2017092018(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C95EB4031E6F4D83BE19FD6767182F"/>
        <w:category>
          <w:name w:val="全般"/>
          <w:gallery w:val="placeholder"/>
        </w:category>
        <w:types>
          <w:type w:val="bbPlcHdr"/>
        </w:types>
        <w:behaviors>
          <w:behavior w:val="content"/>
        </w:behaviors>
        <w:guid w:val="{ADD6C6B5-0531-B546-A6CF-8919DF2388DD}"/>
      </w:docPartPr>
      <w:docPartBody>
        <w:p w:rsidR="00137DC9" w:rsidRDefault="001150F8">
          <w:pPr>
            <w:pStyle w:val="F5C95EB4031E6F4D83BE19FD6767182F"/>
          </w:pPr>
          <w:r w:rsidRPr="00E21357">
            <w:rPr>
              <w:rStyle w:val="a3"/>
            </w:rPr>
            <w:t>Click here to enter text.</w:t>
          </w:r>
        </w:p>
      </w:docPartBody>
    </w:docPart>
    <w:docPart>
      <w:docPartPr>
        <w:name w:val="7C0D40AE96B49F4AAF1891D4624E1395"/>
        <w:category>
          <w:name w:val="全般"/>
          <w:gallery w:val="placeholder"/>
        </w:category>
        <w:types>
          <w:type w:val="bbPlcHdr"/>
        </w:types>
        <w:behaviors>
          <w:behavior w:val="content"/>
        </w:behaviors>
        <w:guid w:val="{2E0653B1-3F02-F349-B91E-97DF5613F353}"/>
      </w:docPartPr>
      <w:docPartBody>
        <w:p w:rsidR="00137DC9" w:rsidRDefault="001150F8">
          <w:pPr>
            <w:pStyle w:val="7C0D40AE96B49F4AAF1891D4624E1395"/>
          </w:pPr>
          <w:r w:rsidRPr="007F4BA2">
            <w:rPr>
              <w:rStyle w:val="a3"/>
            </w:rPr>
            <w:t>Click or tap here to enter text.</w:t>
          </w:r>
        </w:p>
      </w:docPartBody>
    </w:docPart>
    <w:docPart>
      <w:docPartPr>
        <w:name w:val="AE427A8B82397C489000E0F5315FB404"/>
        <w:category>
          <w:name w:val="全般"/>
          <w:gallery w:val="placeholder"/>
        </w:category>
        <w:types>
          <w:type w:val="bbPlcHdr"/>
        </w:types>
        <w:behaviors>
          <w:behavior w:val="content"/>
        </w:behaviors>
        <w:guid w:val="{7009B86A-A653-E14B-9E8E-B2AC77935FDD}"/>
      </w:docPartPr>
      <w:docPartBody>
        <w:p w:rsidR="00137DC9" w:rsidRDefault="001150F8">
          <w:pPr>
            <w:pStyle w:val="AE427A8B82397C489000E0F5315FB404"/>
          </w:pPr>
          <w:r w:rsidRPr="00D5291A">
            <w:rPr>
              <w:rStyle w:val="a3"/>
            </w:rPr>
            <w:t>Choose an item.</w:t>
          </w:r>
        </w:p>
      </w:docPartBody>
    </w:docPart>
    <w:docPart>
      <w:docPartPr>
        <w:name w:val="A53E88A24459DB44B1742BB601BBCD73"/>
        <w:category>
          <w:name w:val="全般"/>
          <w:gallery w:val="placeholder"/>
        </w:category>
        <w:types>
          <w:type w:val="bbPlcHdr"/>
        </w:types>
        <w:behaviors>
          <w:behavior w:val="content"/>
        </w:behaviors>
        <w:guid w:val="{DFA06609-174E-1D4F-9FDA-46753239FBEC}"/>
      </w:docPartPr>
      <w:docPartBody>
        <w:p w:rsidR="00137DC9" w:rsidRDefault="001150F8">
          <w:pPr>
            <w:pStyle w:val="A53E88A24459DB44B1742BB601BBCD73"/>
          </w:pPr>
          <w:r w:rsidRPr="00D5291A">
            <w:rPr>
              <w:rStyle w:val="a3"/>
            </w:rPr>
            <w:t>Choose an item.</w:t>
          </w:r>
        </w:p>
      </w:docPartBody>
    </w:docPart>
    <w:docPart>
      <w:docPartPr>
        <w:name w:val="064B2203150DD74CBC2A28F4725B5315"/>
        <w:category>
          <w:name w:val="全般"/>
          <w:gallery w:val="placeholder"/>
        </w:category>
        <w:types>
          <w:type w:val="bbPlcHdr"/>
        </w:types>
        <w:behaviors>
          <w:behavior w:val="content"/>
        </w:behaviors>
        <w:guid w:val="{321B9F66-53C0-A348-85F2-A905445D0600}"/>
      </w:docPartPr>
      <w:docPartBody>
        <w:p w:rsidR="00137DC9" w:rsidRDefault="001150F8">
          <w:pPr>
            <w:pStyle w:val="064B2203150DD74CBC2A28F4725B5315"/>
          </w:pPr>
          <w:r w:rsidRPr="00E21357">
            <w:rPr>
              <w:rStyle w:val="a3"/>
            </w:rPr>
            <w:t>Choose an item.</w:t>
          </w:r>
        </w:p>
      </w:docPartBody>
    </w:docPart>
    <w:docPart>
      <w:docPartPr>
        <w:name w:val="7849EDB54447DA43A656020D6276EBCB"/>
        <w:category>
          <w:name w:val="全般"/>
          <w:gallery w:val="placeholder"/>
        </w:category>
        <w:types>
          <w:type w:val="bbPlcHdr"/>
        </w:types>
        <w:behaviors>
          <w:behavior w:val="content"/>
        </w:behaviors>
        <w:guid w:val="{4EAE9FAB-6427-004A-B886-EB121C1DD0A5}"/>
      </w:docPartPr>
      <w:docPartBody>
        <w:p w:rsidR="00137DC9" w:rsidRDefault="001150F8">
          <w:pPr>
            <w:pStyle w:val="7849EDB54447DA43A656020D6276EBCB"/>
          </w:pPr>
          <w:r w:rsidRPr="00FD7DBE">
            <w:rPr>
              <w:rStyle w:val="a3"/>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ＭＳ 明朝">
    <w:altName w:val="MS Mincho"/>
    <w:panose1 w:val="02020609040205080304"/>
    <w:charset w:val="80"/>
    <w:family w:val="moder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ＭＳ Ｐゴシック">
    <w:panose1 w:val="020B0600070205080204"/>
    <w:charset w:val="80"/>
    <w:family w:val="swiss"/>
    <w:pitch w:val="variable"/>
    <w:sig w:usb0="E00002FF" w:usb1="6AC7FDFB" w:usb2="00000012" w:usb3="00000000" w:csb0="0002009F" w:csb1="00000000"/>
  </w:font>
  <w:font w:name="Times-Bold">
    <w:altName w:val="Times New Roman"/>
    <w:panose1 w:val="00000800000000020000"/>
    <w:charset w:val="00"/>
    <w:family w:val="auto"/>
    <w:pitch w:val="variable"/>
    <w:sig w:usb0="E00002FF" w:usb1="5000205A" w:usb2="00000000" w:usb3="00000000" w:csb0="0000019F" w:csb1="00000000"/>
  </w:font>
  <w:font w:name="Times-Italic">
    <w:altName w:val="Times New Roman"/>
    <w:panose1 w:val="00000500000000090000"/>
    <w:charset w:val="00"/>
    <w:family w:val="auto"/>
    <w:pitch w:val="variable"/>
    <w:sig w:usb0="E00002FF" w:usb1="5000205A" w:usb2="00000000" w:usb3="00000000" w:csb0="0000019F" w:csb1="00000000"/>
  </w:font>
  <w:font w:name="Times New Roman Bold">
    <w:altName w:val="Times New Roman"/>
    <w:panose1 w:val="020B0604020202020204"/>
    <w:charset w:val="00"/>
    <w:family w:val="roman"/>
    <w:notTrueType/>
    <w:pitch w:val="default"/>
    <w:sig w:usb0="00000003" w:usb1="00000000" w:usb2="00000000" w:usb3="00000000" w:csb0="00000001" w:csb1="00000000"/>
  </w:font>
  <w:font w:name="Arial (本文のフォント - コンプレックス スクリプト)">
    <w:panose1 w:val="020B0604020202020204"/>
    <w:charset w:val="80"/>
    <w:family w:val="roman"/>
    <w:notTrueType/>
    <w:pitch w:val="default"/>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0F8"/>
    <w:rsid w:val="001150F8"/>
    <w:rsid w:val="00137DC9"/>
    <w:rsid w:val="003635A6"/>
    <w:rsid w:val="003D62B2"/>
    <w:rsid w:val="006D1A4B"/>
    <w:rsid w:val="00DB27B9"/>
    <w:rsid w:val="00DE35F8"/>
    <w:rsid w:val="00FA64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A645C"/>
    <w:rPr>
      <w:color w:val="808080"/>
    </w:rPr>
  </w:style>
  <w:style w:type="paragraph" w:customStyle="1" w:styleId="F5C95EB4031E6F4D83BE19FD6767182F">
    <w:name w:val="F5C95EB4031E6F4D83BE19FD6767182F"/>
    <w:pPr>
      <w:widowControl w:val="0"/>
      <w:jc w:val="both"/>
    </w:pPr>
  </w:style>
  <w:style w:type="paragraph" w:customStyle="1" w:styleId="7C0D40AE96B49F4AAF1891D4624E1395">
    <w:name w:val="7C0D40AE96B49F4AAF1891D4624E1395"/>
    <w:pPr>
      <w:widowControl w:val="0"/>
      <w:jc w:val="both"/>
    </w:pPr>
  </w:style>
  <w:style w:type="paragraph" w:customStyle="1" w:styleId="AE427A8B82397C489000E0F5315FB404">
    <w:name w:val="AE427A8B82397C489000E0F5315FB404"/>
    <w:pPr>
      <w:widowControl w:val="0"/>
      <w:jc w:val="both"/>
    </w:pPr>
  </w:style>
  <w:style w:type="paragraph" w:customStyle="1" w:styleId="A53E88A24459DB44B1742BB601BBCD73">
    <w:name w:val="A53E88A24459DB44B1742BB601BBCD73"/>
    <w:pPr>
      <w:widowControl w:val="0"/>
      <w:jc w:val="both"/>
    </w:pPr>
  </w:style>
  <w:style w:type="paragraph" w:customStyle="1" w:styleId="064B2203150DD74CBC2A28F4725B5315">
    <w:name w:val="064B2203150DD74CBC2A28F4725B5315"/>
    <w:pPr>
      <w:widowControl w:val="0"/>
      <w:jc w:val="both"/>
    </w:pPr>
  </w:style>
  <w:style w:type="paragraph" w:customStyle="1" w:styleId="7849EDB54447DA43A656020D6276EBCB">
    <w:name w:val="7849EDB54447DA43A656020D6276EBC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2DEED-3882-4083-8B48-5234947D8125}">
  <we:reference id="wa10431219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Jos16</b:Tag>
    <b:SourceType>Book</b:SourceType>
    <b:Guid>{EF366920-168E-E544-99F4-12610C1BE230}</b:Guid>
    <b:Author>
      <b:Author>
        <b:NameList>
          <b:Person>
            <b:Last>Joseph Redmon</b:Last>
            <b:First>Santosh</b:First>
            <b:Middle>Divvala, Ross Girshick, and Ali Farhadi</b:Middle>
          </b:Person>
        </b:NameList>
      </b:Author>
    </b:Author>
    <b:Title>You Only Look Once: Unified, Real-Time Object Detection</b:Title>
    <b:Year>2016</b:Year>
    <b:RefOrder>1</b:RefOrder>
  </b:Source>
  <b:Source>
    <b:Tag>Sha15</b:Tag>
    <b:SourceType>Book</b:SourceType>
    <b:Guid>{AE3F8612-480E-9947-8373-F644B02D06DF}</b:Guid>
    <b:Author>
      <b:Author>
        <b:NameList>
          <b:Person>
            <b:Last>Shaoqing Ren</b:Last>
            <b:First>Kaiming</b:First>
            <b:Middle>He, Ross Girshick, Jian Sun</b:Middle>
          </b:Person>
        </b:NameList>
      </b:Author>
    </b:Author>
    <b:Title>Faster R-CNN: Towards Real-Time Object Detection with Region Proposal Networks</b:Title>
    <b:Year>2015</b:Year>
    <b:RefOrder>4</b:RefOrder>
  </b:Source>
  <b:Source>
    <b:Tag>Ros15</b:Tag>
    <b:SourceType>Book</b:SourceType>
    <b:Guid>{B4AD08F0-F7DE-F142-A66B-99AA142BB7FA}</b:Guid>
    <b:Author>
      <b:Author>
        <b:NameList>
          <b:Person>
            <b:Last>Girshick</b:Last>
            <b:First>Ross</b:First>
          </b:Person>
        </b:NameList>
      </b:Author>
    </b:Author>
    <b:Title>Fast R-CNN</b:Title>
    <b:Year>2015</b:Year>
    <b:RefOrder>3</b:RefOrder>
  </b:Source>
  <b:Source>
    <b:Tag>Ros13</b:Tag>
    <b:SourceType>Book</b:SourceType>
    <b:Guid>{59F57B8E-B0C3-3B4F-AA8E-9FDC971A7A89}</b:Guid>
    <b:Author>
      <b:Author>
        <b:NameList>
          <b:Person>
            <b:Last>Ross Girshick</b:Last>
            <b:First>Jeff</b:First>
            <b:Middle>Donahue, Trevor Darrell, Jitendra Malik</b:Middle>
          </b:Person>
        </b:NameList>
      </b:Author>
    </b:Author>
    <b:Title> Rich feature hierarchies for accurate object detection and semantic segmentation</b:Title>
    <b:Year>2013</b:Year>
    <b:RefOrder>2</b:RefOrder>
  </b:Source>
</b:Sources>
</file>

<file path=customXml/itemProps1.xml><?xml version="1.0" encoding="utf-8"?>
<ds:datastoreItem xmlns:ds="http://schemas.openxmlformats.org/officeDocument/2006/customXml" ds:itemID="{8BA1E540-8108-A94C-A91C-CCDD9411B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UTM Thesis Template v1 17092018(2).dotx</Template>
  <TotalTime>369</TotalTime>
  <Pages>31</Pages>
  <Words>4938</Words>
  <Characters>28147</Characters>
  <Application>Microsoft Office Word</Application>
  <DocSecurity>0</DocSecurity>
  <Lines>234</Lines>
  <Paragraphs>66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Template Tesis UTM v2.0</vt:lpstr>
      <vt:lpstr>Template Tesis UTM v2.0</vt:lpstr>
    </vt:vector>
  </TitlesOfParts>
  <Company>MZ</Company>
  <LinksUpToDate>false</LinksUpToDate>
  <CharactersWithSpaces>33019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Tesis UTM v2.0</dc:title>
  <dc:creator>kento adachi</dc:creator>
  <cp:keywords>Template Thesis UTM</cp:keywords>
  <cp:lastModifiedBy>adachi kento</cp:lastModifiedBy>
  <cp:revision>116</cp:revision>
  <cp:lastPrinted>2018-12-13T12:38:00Z</cp:lastPrinted>
  <dcterms:created xsi:type="dcterms:W3CDTF">2018-12-11T14:09:00Z</dcterms:created>
  <dcterms:modified xsi:type="dcterms:W3CDTF">2018-12-13T18:49:00Z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http://csl.mendeley.com/styles/445542521/apa-3</vt:lpwstr>
  </property>
  <property fmtid="{D5CDD505-2E9C-101B-9397-08002B2CF9AE}" pid="5" name="Mendeley Recent Style Name 1_1">
    <vt:lpwstr>American Psychological Association 6th edition - WAN ZUKI AZMAN  WAN MUHAMAD</vt:lpwstr>
  </property>
  <property fmtid="{D5CDD505-2E9C-101B-9397-08002B2CF9AE}" pid="6" name="Mendeley Recent Style Id 2_1">
    <vt:lpwstr>http://csl.mendeley.com/styles/445542521/harvard-cite-them-right-wza-2</vt:lpwstr>
  </property>
  <property fmtid="{D5CDD505-2E9C-101B-9397-08002B2CF9AE}" pid="7" name="Mendeley Recent Style Name 2_1">
    <vt:lpwstr>Cite Them Right 9th edition - Harvard - WAN ZUKI AZMAN  WAN MUHAMAD</vt:lpwstr>
  </property>
  <property fmtid="{D5CDD505-2E9C-101B-9397-08002B2CF9AE}" pid="8" name="Mendeley Recent Style Id 3_1">
    <vt:lpwstr>http://csl.mendeley.com/styles/445542521/emerald-harvard-5</vt:lpwstr>
  </property>
  <property fmtid="{D5CDD505-2E9C-101B-9397-08002B2CF9AE}" pid="9" name="Mendeley Recent Style Name 3_1">
    <vt:lpwstr>Emerald journals (Harvard)</vt:lpwstr>
  </property>
  <property fmtid="{D5CDD505-2E9C-101B-9397-08002B2CF9AE}" pid="10" name="Mendeley Recent Style Id 4_1">
    <vt:lpwstr>http://csl.mendeley.com/styles/445542521/emerald-harvard-4</vt:lpwstr>
  </property>
  <property fmtid="{D5CDD505-2E9C-101B-9397-08002B2CF9AE}" pid="11" name="Mendeley Recent Style Name 4_1">
    <vt:lpwstr>Emerald journals (Harvard)</vt:lpwstr>
  </property>
  <property fmtid="{D5CDD505-2E9C-101B-9397-08002B2CF9AE}" pid="12" name="Mendeley Recent Style Id 5_1">
    <vt:lpwstr>http://www.zotero.org/styles/emerald-harvard</vt:lpwstr>
  </property>
  <property fmtid="{D5CDD505-2E9C-101B-9397-08002B2CF9AE}" pid="13" name="Mendeley Recent Style Name 5_1">
    <vt:lpwstr>Emerald journals (Harvard)</vt:lpwstr>
  </property>
  <property fmtid="{D5CDD505-2E9C-101B-9397-08002B2CF9AE}" pid="14" name="Mendeley Recent Style Id 6_1">
    <vt:lpwstr>http://csl.mendeley.com/styles/445542521/emerald-harvard-3</vt:lpwstr>
  </property>
  <property fmtid="{D5CDD505-2E9C-101B-9397-08002B2CF9AE}" pid="15" name="Mendeley Recent Style Name 6_1">
    <vt:lpwstr>Emerald journals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39605425-5839-304e-ad39-0957d8382e53</vt:lpwstr>
  </property>
  <property fmtid="{D5CDD505-2E9C-101B-9397-08002B2CF9AE}" pid="24" name="Mendeley Citation Style_1">
    <vt:lpwstr>http://csl.mendeley.com/styles/445542521/harvard-cite-them-right-wza-2</vt:lpwstr>
  </property>
</Properties>
</file>